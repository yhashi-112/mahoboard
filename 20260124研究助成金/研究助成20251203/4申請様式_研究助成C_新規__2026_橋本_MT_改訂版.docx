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1468" w14:textId="77777777" w:rsidR="0086458F" w:rsidRDefault="0086458F">
      <w:pPr>
        <w:jc w:val="right"/>
      </w:pPr>
      <w:r>
        <w:rPr>
          <w:rFonts w:hint="eastAsia"/>
        </w:rPr>
        <w:t>年　　月　　日</w:t>
      </w:r>
    </w:p>
    <w:p w14:paraId="4D807EB8" w14:textId="77777777" w:rsidR="0086458F" w:rsidRDefault="0086458F"/>
    <w:p w14:paraId="558A47BD" w14:textId="362D8FF7" w:rsidR="0086458F" w:rsidRDefault="00A8799A" w:rsidP="006D18A5">
      <w:pPr>
        <w:outlineLvl w:val="0"/>
        <w:rPr>
          <w:sz w:val="40"/>
        </w:rPr>
      </w:pPr>
      <w:r>
        <w:rPr>
          <w:rFonts w:hint="eastAsia"/>
          <w:sz w:val="40"/>
        </w:rPr>
        <w:t>2026</w:t>
      </w:r>
      <w:r>
        <w:rPr>
          <w:rFonts w:hint="eastAsia"/>
          <w:sz w:val="40"/>
        </w:rPr>
        <w:t>年度</w:t>
      </w:r>
      <w:r>
        <w:rPr>
          <w:rFonts w:hint="eastAsia"/>
          <w:sz w:val="40"/>
        </w:rPr>
        <w:t xml:space="preserve"> </w:t>
      </w:r>
      <w:r>
        <w:rPr>
          <w:rFonts w:hint="eastAsia"/>
          <w:sz w:val="40"/>
        </w:rPr>
        <w:t>神戸学院大学研究助成申請書</w:t>
      </w:r>
    </w:p>
    <w:p w14:paraId="34EEF0E8" w14:textId="77777777" w:rsidR="0086458F" w:rsidRDefault="0086458F"/>
    <w:p w14:paraId="4D9CC68D" w14:textId="77777777" w:rsidR="0086458F" w:rsidRDefault="0086458F">
      <w:pPr>
        <w:ind w:left="420"/>
      </w:pPr>
      <w:r>
        <w:rPr>
          <w:rFonts w:hint="eastAsia"/>
        </w:rPr>
        <w:t>下記の研究計画書のとおり、共同研究を行いたいので、助成金の交付を申請いたします。</w:t>
      </w:r>
    </w:p>
    <w:tbl>
      <w:tblPr>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80"/>
        <w:gridCol w:w="315"/>
        <w:gridCol w:w="1050"/>
        <w:gridCol w:w="13"/>
        <w:gridCol w:w="271"/>
        <w:gridCol w:w="792"/>
        <w:gridCol w:w="58"/>
        <w:gridCol w:w="142"/>
        <w:gridCol w:w="194"/>
        <w:gridCol w:w="90"/>
        <w:gridCol w:w="579"/>
        <w:gridCol w:w="24"/>
        <w:gridCol w:w="462"/>
        <w:gridCol w:w="69"/>
        <w:gridCol w:w="508"/>
        <w:gridCol w:w="59"/>
        <w:gridCol w:w="414"/>
        <w:gridCol w:w="590"/>
        <w:gridCol w:w="130"/>
        <w:gridCol w:w="141"/>
        <w:gridCol w:w="792"/>
        <w:gridCol w:w="909"/>
        <w:gridCol w:w="154"/>
        <w:gridCol w:w="1065"/>
        <w:tblGridChange w:id="0">
          <w:tblGrid>
            <w:gridCol w:w="333"/>
            <w:gridCol w:w="1347"/>
            <w:gridCol w:w="315"/>
            <w:gridCol w:w="1050"/>
            <w:gridCol w:w="13"/>
            <w:gridCol w:w="271"/>
            <w:gridCol w:w="792"/>
            <w:gridCol w:w="58"/>
            <w:gridCol w:w="142"/>
            <w:gridCol w:w="194"/>
            <w:gridCol w:w="90"/>
            <w:gridCol w:w="579"/>
            <w:gridCol w:w="24"/>
            <w:gridCol w:w="462"/>
            <w:gridCol w:w="69"/>
            <w:gridCol w:w="508"/>
            <w:gridCol w:w="59"/>
            <w:gridCol w:w="414"/>
            <w:gridCol w:w="590"/>
            <w:gridCol w:w="130"/>
            <w:gridCol w:w="141"/>
            <w:gridCol w:w="792"/>
            <w:gridCol w:w="909"/>
            <w:gridCol w:w="154"/>
            <w:gridCol w:w="1065"/>
            <w:gridCol w:w="333"/>
          </w:tblGrid>
        </w:tblGridChange>
      </w:tblGrid>
      <w:tr w:rsidR="0086458F" w14:paraId="5F53BBB5" w14:textId="77777777" w:rsidTr="00BA7363">
        <w:trPr>
          <w:cantSplit/>
          <w:trHeight w:val="700"/>
        </w:trPr>
        <w:tc>
          <w:tcPr>
            <w:tcW w:w="1995" w:type="dxa"/>
            <w:gridSpan w:val="2"/>
            <w:vAlign w:val="center"/>
          </w:tcPr>
          <w:p w14:paraId="1279FA00" w14:textId="77777777" w:rsidR="0086458F" w:rsidRDefault="0086458F">
            <w:pPr>
              <w:jc w:val="center"/>
              <w:rPr>
                <w:w w:val="80"/>
                <w:sz w:val="16"/>
              </w:rPr>
            </w:pPr>
            <w:r>
              <w:rPr>
                <w:rFonts w:hint="eastAsia"/>
                <w:sz w:val="16"/>
              </w:rPr>
              <w:t xml:space="preserve">    </w:t>
            </w:r>
            <w:r>
              <w:rPr>
                <w:rFonts w:hint="eastAsia"/>
                <w:sz w:val="16"/>
              </w:rPr>
              <w:t xml:space="preserve">　　　　</w:t>
            </w:r>
            <w:r>
              <w:rPr>
                <w:rFonts w:hint="eastAsia"/>
                <w:sz w:val="16"/>
              </w:rPr>
              <w:t xml:space="preserve">  </w:t>
            </w:r>
            <w:r>
              <w:rPr>
                <w:rFonts w:hint="eastAsia"/>
                <w:w w:val="80"/>
                <w:sz w:val="16"/>
              </w:rPr>
              <w:t>ふりがな</w:t>
            </w:r>
          </w:p>
          <w:p w14:paraId="6C787F41" w14:textId="77777777" w:rsidR="0086458F" w:rsidRDefault="0086458F">
            <w:r>
              <w:fldChar w:fldCharType="begin"/>
            </w:r>
            <w:r>
              <w:instrText xml:space="preserve"> eq \o\ad(</w:instrText>
            </w:r>
            <w:r>
              <w:rPr>
                <w:rFonts w:hint="eastAsia"/>
              </w:rPr>
              <w:instrText>研究代表者氏名</w:instrText>
            </w:r>
            <w:r>
              <w:instrText>,)</w:instrText>
            </w:r>
            <w:r>
              <w:fldChar w:fldCharType="end"/>
            </w:r>
          </w:p>
        </w:tc>
        <w:tc>
          <w:tcPr>
            <w:tcW w:w="3213" w:type="dxa"/>
            <w:gridSpan w:val="10"/>
            <w:vAlign w:val="center"/>
          </w:tcPr>
          <w:p w14:paraId="1F9BD621" w14:textId="77777777" w:rsidR="00E76D31" w:rsidRPr="00A006C0" w:rsidRDefault="00E76D31" w:rsidP="00E76D31">
            <w:pPr>
              <w:jc w:val="center"/>
              <w:rPr>
                <w:sz w:val="16"/>
                <w:szCs w:val="16"/>
              </w:rPr>
            </w:pPr>
            <w:r w:rsidRPr="00A006C0">
              <w:rPr>
                <w:rFonts w:hint="eastAsia"/>
                <w:sz w:val="16"/>
                <w:szCs w:val="16"/>
              </w:rPr>
              <w:t>はしもと　やすひこ</w:t>
            </w:r>
          </w:p>
          <w:p w14:paraId="323216D0" w14:textId="40C739A9" w:rsidR="0086458F" w:rsidRPr="00E76D31" w:rsidRDefault="00E76D31" w:rsidP="00E76D31">
            <w:pPr>
              <w:jc w:val="center"/>
            </w:pPr>
            <w:r w:rsidRPr="00A006C0">
              <w:rPr>
                <w:rFonts w:hint="eastAsia"/>
                <w:sz w:val="24"/>
                <w:szCs w:val="24"/>
              </w:rPr>
              <w:t>橋本　保彦</w:t>
            </w:r>
          </w:p>
        </w:tc>
        <w:tc>
          <w:tcPr>
            <w:tcW w:w="2373" w:type="dxa"/>
            <w:gridSpan w:val="8"/>
            <w:vAlign w:val="center"/>
          </w:tcPr>
          <w:p w14:paraId="46A20606" w14:textId="77777777" w:rsidR="0086458F" w:rsidRDefault="0086458F" w:rsidP="00217032">
            <w:pPr>
              <w:pStyle w:val="a4"/>
              <w:tabs>
                <w:tab w:val="clear" w:pos="4252"/>
                <w:tab w:val="clear" w:pos="8504"/>
              </w:tabs>
              <w:snapToGrid/>
              <w:rPr>
                <w:sz w:val="20"/>
              </w:rPr>
            </w:pPr>
            <w:r>
              <w:rPr>
                <w:rFonts w:hint="eastAsia"/>
                <w:sz w:val="20"/>
              </w:rPr>
              <w:t>所属学部・研究科・職</w:t>
            </w:r>
          </w:p>
        </w:tc>
        <w:tc>
          <w:tcPr>
            <w:tcW w:w="2920" w:type="dxa"/>
            <w:gridSpan w:val="4"/>
            <w:vAlign w:val="center"/>
          </w:tcPr>
          <w:p w14:paraId="0805BDEC" w14:textId="5449DDBC" w:rsidR="00217032" w:rsidRDefault="00E76D31" w:rsidP="00E76D31">
            <w:pPr>
              <w:jc w:val="center"/>
              <w:rPr>
                <w:sz w:val="20"/>
              </w:rPr>
            </w:pPr>
            <w:r>
              <w:rPr>
                <w:rFonts w:hint="eastAsia"/>
              </w:rPr>
              <w:t>薬学部・</w:t>
            </w:r>
            <w:r>
              <w:rPr>
                <w:rFonts w:hint="eastAsia"/>
                <w:sz w:val="20"/>
              </w:rPr>
              <w:t>薬学研究科・准教授</w:t>
            </w:r>
          </w:p>
        </w:tc>
      </w:tr>
      <w:tr w:rsidR="00B716C5" w14:paraId="09503B21" w14:textId="77777777" w:rsidTr="00A42CE4">
        <w:trPr>
          <w:cantSplit/>
          <w:trHeight w:val="700"/>
        </w:trPr>
        <w:tc>
          <w:tcPr>
            <w:tcW w:w="5208" w:type="dxa"/>
            <w:gridSpan w:val="12"/>
            <w:vAlign w:val="center"/>
          </w:tcPr>
          <w:p w14:paraId="2A54F8B4" w14:textId="77777777" w:rsidR="00B716C5" w:rsidRPr="002A34FD" w:rsidRDefault="00B716C5" w:rsidP="00B716C5">
            <w:pPr>
              <w:rPr>
                <w:szCs w:val="21"/>
              </w:rPr>
            </w:pPr>
            <w:r w:rsidRPr="002A34FD">
              <w:rPr>
                <w:rFonts w:hint="eastAsia"/>
              </w:rPr>
              <w:t>博士の学位取得年月日（西暦）</w:t>
            </w:r>
          </w:p>
          <w:p w14:paraId="18D5E517" w14:textId="07CD6358" w:rsidR="00B716C5" w:rsidRDefault="00E76D31" w:rsidP="00B716C5">
            <w:pPr>
              <w:jc w:val="right"/>
            </w:pPr>
            <w:r>
              <w:rPr>
                <w:rFonts w:hint="eastAsia"/>
              </w:rPr>
              <w:t>2006</w:t>
            </w:r>
            <w:r w:rsidRPr="002A34FD">
              <w:rPr>
                <w:rFonts w:hint="eastAsia"/>
              </w:rPr>
              <w:t xml:space="preserve">年　</w:t>
            </w:r>
            <w:r>
              <w:rPr>
                <w:rFonts w:hint="eastAsia"/>
              </w:rPr>
              <w:t>3</w:t>
            </w:r>
            <w:r w:rsidRPr="002A34FD">
              <w:rPr>
                <w:rFonts w:hint="eastAsia"/>
              </w:rPr>
              <w:t xml:space="preserve">月　</w:t>
            </w:r>
            <w:r>
              <w:rPr>
                <w:rFonts w:hint="eastAsia"/>
              </w:rPr>
              <w:t>23</w:t>
            </w:r>
            <w:r w:rsidRPr="002A34FD">
              <w:rPr>
                <w:rFonts w:hint="eastAsia"/>
              </w:rPr>
              <w:t>日</w:t>
            </w:r>
          </w:p>
        </w:tc>
        <w:tc>
          <w:tcPr>
            <w:tcW w:w="5293" w:type="dxa"/>
            <w:gridSpan w:val="12"/>
            <w:vAlign w:val="center"/>
          </w:tcPr>
          <w:p w14:paraId="60C252B5" w14:textId="77777777" w:rsidR="00B716C5" w:rsidRPr="002A34FD" w:rsidRDefault="00B716C5" w:rsidP="00B716C5">
            <w:r w:rsidRPr="002A34FD">
              <w:rPr>
                <w:rFonts w:hint="eastAsia"/>
              </w:rPr>
              <w:t>本学着任年月日（西暦）</w:t>
            </w:r>
          </w:p>
          <w:p w14:paraId="19EBE22B" w14:textId="17DB4C4E" w:rsidR="00B716C5" w:rsidRDefault="00E76D31" w:rsidP="00B716C5">
            <w:pPr>
              <w:jc w:val="right"/>
            </w:pPr>
            <w:r>
              <w:rPr>
                <w:rFonts w:hint="eastAsia"/>
              </w:rPr>
              <w:t>2007</w:t>
            </w:r>
            <w:r w:rsidRPr="002A34FD">
              <w:rPr>
                <w:rFonts w:hint="eastAsia"/>
              </w:rPr>
              <w:t xml:space="preserve">年　</w:t>
            </w:r>
            <w:r>
              <w:rPr>
                <w:rFonts w:hint="eastAsia"/>
              </w:rPr>
              <w:t>4</w:t>
            </w:r>
            <w:r w:rsidRPr="002A34FD">
              <w:rPr>
                <w:rFonts w:hint="eastAsia"/>
              </w:rPr>
              <w:t xml:space="preserve">月　</w:t>
            </w:r>
            <w:r>
              <w:rPr>
                <w:rFonts w:hint="eastAsia"/>
              </w:rPr>
              <w:t>1</w:t>
            </w:r>
            <w:r w:rsidRPr="002A34FD">
              <w:rPr>
                <w:rFonts w:hint="eastAsia"/>
              </w:rPr>
              <w:t>日</w:t>
            </w:r>
          </w:p>
        </w:tc>
      </w:tr>
      <w:tr w:rsidR="00FE0C13" w14:paraId="6C8E4A8C" w14:textId="77777777" w:rsidTr="00FE0C13">
        <w:trPr>
          <w:cantSplit/>
          <w:trHeight w:val="480"/>
        </w:trPr>
        <w:tc>
          <w:tcPr>
            <w:tcW w:w="1995" w:type="dxa"/>
            <w:gridSpan w:val="2"/>
            <w:vAlign w:val="center"/>
          </w:tcPr>
          <w:p w14:paraId="65F91A9B" w14:textId="77777777" w:rsidR="00FE0C13" w:rsidRDefault="00FE0C13">
            <w:r>
              <w:rPr>
                <w:rFonts w:hint="eastAsia"/>
              </w:rPr>
              <w:t>研究助成及び期間</w:t>
            </w:r>
          </w:p>
        </w:tc>
        <w:tc>
          <w:tcPr>
            <w:tcW w:w="2610" w:type="dxa"/>
            <w:gridSpan w:val="8"/>
            <w:vAlign w:val="center"/>
          </w:tcPr>
          <w:p w14:paraId="207EA04D" w14:textId="77777777" w:rsidR="00FE0C13" w:rsidRDefault="00FE0C13" w:rsidP="00BC7A42">
            <w:pPr>
              <w:jc w:val="center"/>
              <w:rPr>
                <w:b/>
                <w:sz w:val="28"/>
              </w:rPr>
            </w:pPr>
            <w:r>
              <w:rPr>
                <w:rFonts w:hint="eastAsia"/>
                <w:b/>
                <w:sz w:val="28"/>
              </w:rPr>
              <w:t>Ｃ</w:t>
            </w:r>
          </w:p>
        </w:tc>
        <w:tc>
          <w:tcPr>
            <w:tcW w:w="5896" w:type="dxa"/>
            <w:gridSpan w:val="14"/>
            <w:vAlign w:val="center"/>
          </w:tcPr>
          <w:p w14:paraId="34D86458" w14:textId="77777777" w:rsidR="00FE0C13" w:rsidRPr="00FE0C13" w:rsidRDefault="00FE0C13" w:rsidP="00FE0C13">
            <w:pPr>
              <w:ind w:firstLineChars="200" w:firstLine="562"/>
              <w:rPr>
                <w:b/>
                <w:sz w:val="28"/>
              </w:rPr>
            </w:pPr>
            <w:r>
              <w:rPr>
                <w:rFonts w:hint="eastAsia"/>
                <w:b/>
                <w:sz w:val="28"/>
              </w:rPr>
              <w:t>文系</w:t>
            </w:r>
            <w:r>
              <w:rPr>
                <w:rFonts w:hint="eastAsia"/>
                <w:b/>
                <w:sz w:val="28"/>
              </w:rPr>
              <w:t xml:space="preserve">  </w:t>
            </w:r>
            <w:r>
              <w:rPr>
                <w:rFonts w:hint="eastAsia"/>
                <w:b/>
                <w:sz w:val="28"/>
              </w:rPr>
              <w:t>・</w:t>
            </w:r>
            <w:r>
              <w:rPr>
                <w:rFonts w:hint="eastAsia"/>
                <w:b/>
                <w:sz w:val="28"/>
              </w:rPr>
              <w:t xml:space="preserve">  </w:t>
            </w:r>
            <w:r>
              <w:rPr>
                <w:rFonts w:hint="eastAsia"/>
                <w:b/>
                <w:sz w:val="28"/>
              </w:rPr>
              <w:t>理系</w:t>
            </w:r>
          </w:p>
        </w:tc>
      </w:tr>
      <w:tr w:rsidR="0086458F" w14:paraId="64422467" w14:textId="77777777" w:rsidTr="005524C0">
        <w:trPr>
          <w:cantSplit/>
          <w:trHeight w:val="886"/>
        </w:trPr>
        <w:tc>
          <w:tcPr>
            <w:tcW w:w="1995" w:type="dxa"/>
            <w:gridSpan w:val="2"/>
            <w:vAlign w:val="center"/>
          </w:tcPr>
          <w:p w14:paraId="29CEE11C" w14:textId="77777777" w:rsidR="0086458F" w:rsidRDefault="0086458F">
            <w:pPr>
              <w:jc w:val="distribute"/>
            </w:pPr>
            <w:r>
              <w:rPr>
                <w:rFonts w:hint="eastAsia"/>
              </w:rPr>
              <w:t>研究課題</w:t>
            </w:r>
          </w:p>
        </w:tc>
        <w:tc>
          <w:tcPr>
            <w:tcW w:w="8506" w:type="dxa"/>
            <w:gridSpan w:val="22"/>
            <w:tcBorders>
              <w:bottom w:val="single" w:sz="4" w:space="0" w:color="auto"/>
            </w:tcBorders>
          </w:tcPr>
          <w:p w14:paraId="009EB994" w14:textId="1F8312E7" w:rsidR="0086458F" w:rsidRPr="005536DB" w:rsidRDefault="00E76D31">
            <w:r w:rsidRPr="005536DB">
              <w:t>AI</w:t>
            </w:r>
            <w:r w:rsidRPr="005536DB">
              <w:rPr>
                <w:rFonts w:hint="eastAsia"/>
              </w:rPr>
              <w:t>を活用した</w:t>
            </w:r>
            <w:r w:rsidR="00BF2D62" w:rsidRPr="005536DB">
              <w:rPr>
                <w:rFonts w:hint="eastAsia"/>
                <w:rPrChange w:id="1" w:author="Microsoft Office User" w:date="2026-01-11T12:35:00Z" w16du:dateUtc="2026-01-11T03:35:00Z">
                  <w:rPr>
                    <w:rFonts w:hint="eastAsia"/>
                    <w:highlight w:val="yellow"/>
                  </w:rPr>
                </w:rPrChange>
              </w:rPr>
              <w:t>即時質問応答型学習支援システム</w:t>
            </w:r>
            <w:r w:rsidRPr="005536DB">
              <w:rPr>
                <w:rFonts w:hint="eastAsia"/>
                <w:rPrChange w:id="2" w:author="Microsoft Office User" w:date="2026-01-11T12:35:00Z" w16du:dateUtc="2026-01-11T03:35:00Z">
                  <w:rPr>
                    <w:rFonts w:hint="eastAsia"/>
                    <w:highlight w:val="yellow"/>
                  </w:rPr>
                </w:rPrChange>
              </w:rPr>
              <w:t>「魔法の黒板」</w:t>
            </w:r>
            <w:r w:rsidRPr="005536DB">
              <w:rPr>
                <w:rFonts w:hint="eastAsia"/>
              </w:rPr>
              <w:t>の開発と薬学教育における教育効果の検証</w:t>
            </w:r>
          </w:p>
        </w:tc>
      </w:tr>
      <w:tr w:rsidR="006D18A5" w14:paraId="5FF06F24" w14:textId="77777777" w:rsidTr="006D18A5">
        <w:trPr>
          <w:cantSplit/>
          <w:trHeight w:val="383"/>
        </w:trPr>
        <w:tc>
          <w:tcPr>
            <w:tcW w:w="1995" w:type="dxa"/>
            <w:gridSpan w:val="2"/>
            <w:vMerge w:val="restart"/>
            <w:vAlign w:val="center"/>
          </w:tcPr>
          <w:p w14:paraId="587B61C1" w14:textId="77777777" w:rsidR="006D18A5" w:rsidRDefault="00F723E3" w:rsidP="006D18A5">
            <w:pPr>
              <w:jc w:val="distribute"/>
              <w:rPr>
                <w:sz w:val="20"/>
              </w:rPr>
            </w:pPr>
            <w:r>
              <w:rPr>
                <w:rFonts w:hint="eastAsia"/>
                <w:sz w:val="20"/>
              </w:rPr>
              <w:t>助成金の</w:t>
            </w:r>
            <w:r w:rsidR="006D18A5" w:rsidRPr="00E639EB">
              <w:rPr>
                <w:rFonts w:hint="eastAsia"/>
                <w:sz w:val="20"/>
              </w:rPr>
              <w:t>研究経費</w:t>
            </w:r>
          </w:p>
          <w:p w14:paraId="1062025B" w14:textId="77777777" w:rsidR="006D18A5" w:rsidRPr="00E639EB" w:rsidRDefault="006D18A5" w:rsidP="006D18A5">
            <w:pPr>
              <w:jc w:val="center"/>
              <w:rPr>
                <w:sz w:val="20"/>
              </w:rPr>
            </w:pPr>
          </w:p>
          <w:p w14:paraId="1B011D5A" w14:textId="77777777" w:rsidR="006D18A5" w:rsidRDefault="006D18A5" w:rsidP="006D18A5">
            <w:pPr>
              <w:jc w:val="center"/>
            </w:pPr>
            <w:r>
              <w:rPr>
                <w:rFonts w:hint="eastAsia"/>
                <w:w w:val="80"/>
                <w:sz w:val="16"/>
              </w:rPr>
              <w:t>千円未満切り捨て</w:t>
            </w:r>
          </w:p>
        </w:tc>
        <w:tc>
          <w:tcPr>
            <w:tcW w:w="1063" w:type="dxa"/>
            <w:gridSpan w:val="2"/>
            <w:vAlign w:val="center"/>
          </w:tcPr>
          <w:p w14:paraId="14CFB354" w14:textId="77777777" w:rsidR="006D18A5" w:rsidRDefault="006D18A5">
            <w:pPr>
              <w:jc w:val="center"/>
              <w:rPr>
                <w:sz w:val="18"/>
              </w:rPr>
            </w:pPr>
            <w:r>
              <w:rPr>
                <w:rFonts w:hint="eastAsia"/>
                <w:sz w:val="18"/>
              </w:rPr>
              <w:t>消耗品費</w:t>
            </w:r>
          </w:p>
        </w:tc>
        <w:tc>
          <w:tcPr>
            <w:tcW w:w="1063" w:type="dxa"/>
            <w:gridSpan w:val="2"/>
            <w:vAlign w:val="center"/>
          </w:tcPr>
          <w:p w14:paraId="7F1F68BD" w14:textId="77777777" w:rsidR="006D18A5" w:rsidRDefault="006D18A5">
            <w:pPr>
              <w:jc w:val="center"/>
              <w:rPr>
                <w:sz w:val="16"/>
              </w:rPr>
            </w:pPr>
            <w:r>
              <w:rPr>
                <w:rFonts w:hint="eastAsia"/>
                <w:sz w:val="16"/>
              </w:rPr>
              <w:t>支払報酬費</w:t>
            </w:r>
          </w:p>
        </w:tc>
        <w:tc>
          <w:tcPr>
            <w:tcW w:w="1063" w:type="dxa"/>
            <w:gridSpan w:val="5"/>
            <w:vAlign w:val="center"/>
          </w:tcPr>
          <w:p w14:paraId="730228F2" w14:textId="77777777" w:rsidR="006D18A5" w:rsidRDefault="006D18A5">
            <w:pPr>
              <w:jc w:val="center"/>
              <w:rPr>
                <w:sz w:val="16"/>
              </w:rPr>
            </w:pPr>
            <w:r>
              <w:rPr>
                <w:rFonts w:hint="eastAsia"/>
                <w:sz w:val="16"/>
              </w:rPr>
              <w:t>会議渉外費</w:t>
            </w:r>
          </w:p>
        </w:tc>
        <w:tc>
          <w:tcPr>
            <w:tcW w:w="1063" w:type="dxa"/>
            <w:gridSpan w:val="4"/>
            <w:vAlign w:val="center"/>
          </w:tcPr>
          <w:p w14:paraId="34E9C9B8" w14:textId="77777777" w:rsidR="006D18A5" w:rsidRDefault="006D18A5">
            <w:pPr>
              <w:jc w:val="center"/>
            </w:pPr>
            <w:r>
              <w:rPr>
                <w:rFonts w:hint="eastAsia"/>
              </w:rPr>
              <w:t>備品費</w:t>
            </w:r>
          </w:p>
        </w:tc>
        <w:tc>
          <w:tcPr>
            <w:tcW w:w="1063" w:type="dxa"/>
            <w:gridSpan w:val="3"/>
            <w:vAlign w:val="center"/>
          </w:tcPr>
          <w:p w14:paraId="07EC70CA" w14:textId="77777777" w:rsidR="006D18A5" w:rsidRDefault="006D18A5">
            <w:pPr>
              <w:jc w:val="center"/>
            </w:pPr>
            <w:r>
              <w:rPr>
                <w:rFonts w:hint="eastAsia"/>
              </w:rPr>
              <w:t>図書費</w:t>
            </w:r>
          </w:p>
        </w:tc>
        <w:tc>
          <w:tcPr>
            <w:tcW w:w="1063" w:type="dxa"/>
            <w:gridSpan w:val="3"/>
            <w:vAlign w:val="center"/>
          </w:tcPr>
          <w:p w14:paraId="14AF99CD" w14:textId="77777777" w:rsidR="006D18A5" w:rsidRDefault="006D18A5">
            <w:pPr>
              <w:jc w:val="center"/>
              <w:rPr>
                <w:sz w:val="16"/>
              </w:rPr>
            </w:pPr>
            <w:r>
              <w:rPr>
                <w:rFonts w:hint="eastAsia"/>
                <w:sz w:val="16"/>
              </w:rPr>
              <w:t>旅費交通費</w:t>
            </w:r>
          </w:p>
        </w:tc>
        <w:tc>
          <w:tcPr>
            <w:tcW w:w="1063" w:type="dxa"/>
            <w:gridSpan w:val="2"/>
            <w:tcBorders>
              <w:right w:val="nil"/>
            </w:tcBorders>
            <w:vAlign w:val="center"/>
          </w:tcPr>
          <w:p w14:paraId="2FAC0B97" w14:textId="77777777" w:rsidR="006D18A5" w:rsidRDefault="006D18A5">
            <w:pPr>
              <w:jc w:val="center"/>
            </w:pPr>
            <w:r>
              <w:rPr>
                <w:rFonts w:hint="eastAsia"/>
              </w:rPr>
              <w:t>その他</w:t>
            </w:r>
          </w:p>
        </w:tc>
        <w:tc>
          <w:tcPr>
            <w:tcW w:w="1065" w:type="dxa"/>
            <w:tcBorders>
              <w:left w:val="double" w:sz="4" w:space="0" w:color="auto"/>
            </w:tcBorders>
            <w:vAlign w:val="center"/>
          </w:tcPr>
          <w:p w14:paraId="76456995" w14:textId="77777777" w:rsidR="006D18A5" w:rsidRDefault="006D18A5">
            <w:pPr>
              <w:jc w:val="center"/>
            </w:pPr>
            <w:r>
              <w:rPr>
                <w:rFonts w:hint="eastAsia"/>
              </w:rPr>
              <w:t>合　計</w:t>
            </w:r>
          </w:p>
        </w:tc>
      </w:tr>
      <w:tr w:rsidR="006D18A5" w14:paraId="1E1E18B6" w14:textId="77777777" w:rsidTr="00EA0BBD">
        <w:trPr>
          <w:cantSplit/>
          <w:trHeight w:val="545"/>
        </w:trPr>
        <w:tc>
          <w:tcPr>
            <w:tcW w:w="1995" w:type="dxa"/>
            <w:gridSpan w:val="2"/>
            <w:vMerge/>
          </w:tcPr>
          <w:p w14:paraId="25E49537" w14:textId="77777777" w:rsidR="006D18A5" w:rsidRDefault="006D18A5" w:rsidP="00757B4F">
            <w:pPr>
              <w:wordWrap w:val="0"/>
              <w:jc w:val="right"/>
              <w:rPr>
                <w:sz w:val="18"/>
              </w:rPr>
            </w:pPr>
          </w:p>
        </w:tc>
        <w:tc>
          <w:tcPr>
            <w:tcW w:w="1063" w:type="dxa"/>
            <w:gridSpan w:val="2"/>
            <w:vAlign w:val="center"/>
          </w:tcPr>
          <w:p w14:paraId="4D3D305A" w14:textId="79AC3FB6" w:rsidR="006D18A5" w:rsidRDefault="00A04B6A">
            <w:pPr>
              <w:jc w:val="right"/>
              <w:rPr>
                <w:w w:val="90"/>
                <w:sz w:val="16"/>
              </w:rPr>
            </w:pPr>
            <w:r>
              <w:rPr>
                <w:rFonts w:hint="eastAsia"/>
                <w:w w:val="90"/>
                <w:sz w:val="16"/>
              </w:rPr>
              <w:t>110</w:t>
            </w:r>
            <w:r>
              <w:rPr>
                <w:rFonts w:hint="eastAsia"/>
                <w:w w:val="90"/>
                <w:sz w:val="16"/>
              </w:rPr>
              <w:t>千円</w:t>
            </w:r>
          </w:p>
        </w:tc>
        <w:tc>
          <w:tcPr>
            <w:tcW w:w="1063" w:type="dxa"/>
            <w:gridSpan w:val="2"/>
            <w:vAlign w:val="center"/>
          </w:tcPr>
          <w:p w14:paraId="3F74D093" w14:textId="77777777" w:rsidR="006D18A5" w:rsidRDefault="006D18A5">
            <w:pPr>
              <w:jc w:val="right"/>
              <w:rPr>
                <w:w w:val="90"/>
                <w:sz w:val="16"/>
              </w:rPr>
            </w:pPr>
            <w:r>
              <w:rPr>
                <w:rFonts w:hint="eastAsia"/>
                <w:w w:val="90"/>
                <w:sz w:val="16"/>
              </w:rPr>
              <w:t>千円</w:t>
            </w:r>
          </w:p>
        </w:tc>
        <w:tc>
          <w:tcPr>
            <w:tcW w:w="1063" w:type="dxa"/>
            <w:gridSpan w:val="5"/>
            <w:vAlign w:val="center"/>
          </w:tcPr>
          <w:p w14:paraId="7F72761C" w14:textId="77777777" w:rsidR="006D18A5" w:rsidRDefault="006D18A5">
            <w:pPr>
              <w:jc w:val="right"/>
              <w:rPr>
                <w:w w:val="90"/>
                <w:sz w:val="16"/>
              </w:rPr>
            </w:pPr>
            <w:r>
              <w:rPr>
                <w:rFonts w:hint="eastAsia"/>
                <w:w w:val="90"/>
                <w:sz w:val="16"/>
              </w:rPr>
              <w:t>千円</w:t>
            </w:r>
          </w:p>
        </w:tc>
        <w:tc>
          <w:tcPr>
            <w:tcW w:w="1063" w:type="dxa"/>
            <w:gridSpan w:val="4"/>
            <w:vAlign w:val="center"/>
          </w:tcPr>
          <w:p w14:paraId="652A00CA" w14:textId="2A28785E" w:rsidR="006D18A5" w:rsidRDefault="00A04B6A">
            <w:pPr>
              <w:jc w:val="right"/>
              <w:rPr>
                <w:w w:val="90"/>
                <w:sz w:val="16"/>
              </w:rPr>
            </w:pPr>
            <w:r>
              <w:rPr>
                <w:rFonts w:hint="eastAsia"/>
                <w:w w:val="90"/>
                <w:sz w:val="16"/>
              </w:rPr>
              <w:t>290</w:t>
            </w:r>
            <w:r>
              <w:rPr>
                <w:rFonts w:hint="eastAsia"/>
                <w:w w:val="90"/>
                <w:sz w:val="16"/>
              </w:rPr>
              <w:t>千円</w:t>
            </w:r>
          </w:p>
        </w:tc>
        <w:tc>
          <w:tcPr>
            <w:tcW w:w="1063" w:type="dxa"/>
            <w:gridSpan w:val="3"/>
            <w:vAlign w:val="center"/>
          </w:tcPr>
          <w:p w14:paraId="176D1F86" w14:textId="53923DC1" w:rsidR="006D18A5" w:rsidRDefault="00A04B6A">
            <w:pPr>
              <w:jc w:val="right"/>
              <w:rPr>
                <w:w w:val="90"/>
                <w:sz w:val="16"/>
              </w:rPr>
            </w:pPr>
            <w:r>
              <w:rPr>
                <w:rFonts w:hint="eastAsia"/>
                <w:w w:val="90"/>
                <w:sz w:val="16"/>
              </w:rPr>
              <w:t>20</w:t>
            </w:r>
            <w:r>
              <w:rPr>
                <w:rFonts w:hint="eastAsia"/>
                <w:w w:val="90"/>
                <w:sz w:val="16"/>
              </w:rPr>
              <w:t>千円</w:t>
            </w:r>
          </w:p>
        </w:tc>
        <w:tc>
          <w:tcPr>
            <w:tcW w:w="1063" w:type="dxa"/>
            <w:gridSpan w:val="3"/>
            <w:vAlign w:val="center"/>
          </w:tcPr>
          <w:p w14:paraId="505F1EDC" w14:textId="7183F83E" w:rsidR="006D18A5" w:rsidRDefault="00A04B6A">
            <w:pPr>
              <w:jc w:val="right"/>
              <w:rPr>
                <w:w w:val="90"/>
                <w:sz w:val="16"/>
              </w:rPr>
            </w:pPr>
            <w:r>
              <w:rPr>
                <w:rFonts w:hint="eastAsia"/>
                <w:w w:val="90"/>
                <w:sz w:val="16"/>
              </w:rPr>
              <w:t>80</w:t>
            </w:r>
            <w:r>
              <w:rPr>
                <w:rFonts w:hint="eastAsia"/>
                <w:w w:val="90"/>
                <w:sz w:val="16"/>
              </w:rPr>
              <w:t>千円</w:t>
            </w:r>
          </w:p>
        </w:tc>
        <w:tc>
          <w:tcPr>
            <w:tcW w:w="1063" w:type="dxa"/>
            <w:gridSpan w:val="2"/>
            <w:tcBorders>
              <w:right w:val="nil"/>
            </w:tcBorders>
            <w:vAlign w:val="center"/>
          </w:tcPr>
          <w:p w14:paraId="6C2FCD30" w14:textId="43AF5EBC" w:rsidR="006D18A5" w:rsidRDefault="00A04B6A">
            <w:pPr>
              <w:jc w:val="right"/>
              <w:rPr>
                <w:w w:val="90"/>
                <w:sz w:val="16"/>
              </w:rPr>
            </w:pPr>
            <w:r>
              <w:rPr>
                <w:rFonts w:hint="eastAsia"/>
                <w:w w:val="90"/>
                <w:sz w:val="16"/>
              </w:rPr>
              <w:t>500</w:t>
            </w:r>
            <w:r>
              <w:rPr>
                <w:rFonts w:hint="eastAsia"/>
                <w:w w:val="90"/>
                <w:sz w:val="16"/>
              </w:rPr>
              <w:t>千円</w:t>
            </w:r>
          </w:p>
        </w:tc>
        <w:tc>
          <w:tcPr>
            <w:tcW w:w="1065" w:type="dxa"/>
            <w:tcBorders>
              <w:left w:val="double" w:sz="4" w:space="0" w:color="auto"/>
            </w:tcBorders>
            <w:vAlign w:val="center"/>
          </w:tcPr>
          <w:p w14:paraId="00DFA087" w14:textId="0BE273E0" w:rsidR="006D18A5" w:rsidRDefault="00A04B6A">
            <w:pPr>
              <w:jc w:val="right"/>
              <w:rPr>
                <w:w w:val="90"/>
                <w:sz w:val="16"/>
              </w:rPr>
            </w:pPr>
            <w:r>
              <w:rPr>
                <w:rFonts w:hint="eastAsia"/>
                <w:w w:val="90"/>
                <w:sz w:val="16"/>
              </w:rPr>
              <w:t>1000</w:t>
            </w:r>
            <w:r>
              <w:rPr>
                <w:rFonts w:hint="eastAsia"/>
                <w:w w:val="90"/>
                <w:sz w:val="16"/>
              </w:rPr>
              <w:t>千円</w:t>
            </w:r>
          </w:p>
        </w:tc>
      </w:tr>
      <w:tr w:rsidR="0086458F" w14:paraId="2FC970EF" w14:textId="77777777">
        <w:trPr>
          <w:cantSplit/>
          <w:trHeight w:val="480"/>
        </w:trPr>
        <w:tc>
          <w:tcPr>
            <w:tcW w:w="10501" w:type="dxa"/>
            <w:gridSpan w:val="24"/>
            <w:vAlign w:val="center"/>
          </w:tcPr>
          <w:p w14:paraId="03A6C468" w14:textId="77777777" w:rsidR="0086458F" w:rsidRDefault="0086458F" w:rsidP="00757B4F">
            <w:r>
              <w:rPr>
                <w:rFonts w:hint="eastAsia"/>
              </w:rPr>
              <w:t>研　究　組　織（研究代表者および</w:t>
            </w:r>
            <w:r w:rsidR="00757B4F" w:rsidRPr="00BC7A42">
              <w:rPr>
                <w:rFonts w:hint="eastAsia"/>
              </w:rPr>
              <w:t>共同研究者</w:t>
            </w:r>
            <w:r>
              <w:rPr>
                <w:rFonts w:hint="eastAsia"/>
              </w:rPr>
              <w:t>）</w:t>
            </w:r>
          </w:p>
        </w:tc>
      </w:tr>
      <w:tr w:rsidR="0086458F" w14:paraId="3EED6651" w14:textId="77777777">
        <w:trPr>
          <w:cantSplit/>
          <w:trHeight w:val="480"/>
        </w:trPr>
        <w:tc>
          <w:tcPr>
            <w:tcW w:w="1680" w:type="dxa"/>
            <w:vAlign w:val="center"/>
          </w:tcPr>
          <w:p w14:paraId="5DFE43EC" w14:textId="77777777" w:rsidR="0086458F" w:rsidRDefault="0086458F">
            <w:pPr>
              <w:jc w:val="center"/>
            </w:pPr>
            <w:r>
              <w:rPr>
                <w:rFonts w:hint="eastAsia"/>
              </w:rPr>
              <w:t>氏　　名</w:t>
            </w:r>
          </w:p>
        </w:tc>
        <w:tc>
          <w:tcPr>
            <w:tcW w:w="2835" w:type="dxa"/>
            <w:gridSpan w:val="8"/>
            <w:vAlign w:val="center"/>
          </w:tcPr>
          <w:p w14:paraId="7E8094AD" w14:textId="77777777" w:rsidR="0086458F" w:rsidRDefault="0086458F">
            <w:pPr>
              <w:jc w:val="center"/>
            </w:pPr>
            <w:r>
              <w:rPr>
                <w:rFonts w:hint="eastAsia"/>
              </w:rPr>
              <w:t>所</w:t>
            </w:r>
            <w:r>
              <w:rPr>
                <w:rFonts w:hint="eastAsia"/>
              </w:rPr>
              <w:t xml:space="preserve"> </w:t>
            </w:r>
            <w:r>
              <w:rPr>
                <w:rFonts w:hint="eastAsia"/>
              </w:rPr>
              <w:t>属</w:t>
            </w:r>
            <w:r>
              <w:rPr>
                <w:rFonts w:hint="eastAsia"/>
              </w:rPr>
              <w:t xml:space="preserve"> </w:t>
            </w:r>
            <w:r>
              <w:rPr>
                <w:rFonts w:hint="eastAsia"/>
              </w:rPr>
              <w:t>部</w:t>
            </w:r>
            <w:r>
              <w:rPr>
                <w:rFonts w:hint="eastAsia"/>
              </w:rPr>
              <w:t xml:space="preserve"> </w:t>
            </w:r>
            <w:r>
              <w:rPr>
                <w:rFonts w:hint="eastAsia"/>
              </w:rPr>
              <w:t>局</w:t>
            </w:r>
            <w:r>
              <w:rPr>
                <w:rFonts w:hint="eastAsia"/>
              </w:rPr>
              <w:t xml:space="preserve"> </w:t>
            </w:r>
            <w:r>
              <w:rPr>
                <w:rFonts w:hint="eastAsia"/>
              </w:rPr>
              <w:t>・</w:t>
            </w:r>
            <w:r>
              <w:rPr>
                <w:rFonts w:hint="eastAsia"/>
              </w:rPr>
              <w:t xml:space="preserve"> </w:t>
            </w:r>
            <w:r>
              <w:rPr>
                <w:rFonts w:hint="eastAsia"/>
              </w:rPr>
              <w:t>職</w:t>
            </w:r>
          </w:p>
        </w:tc>
        <w:tc>
          <w:tcPr>
            <w:tcW w:w="1155" w:type="dxa"/>
            <w:gridSpan w:val="4"/>
            <w:vAlign w:val="center"/>
          </w:tcPr>
          <w:p w14:paraId="25D4B493" w14:textId="77777777" w:rsidR="0086458F" w:rsidRDefault="0086458F">
            <w:pPr>
              <w:jc w:val="center"/>
            </w:pPr>
            <w:r>
              <w:rPr>
                <w:rFonts w:hint="eastAsia"/>
              </w:rPr>
              <w:t>専　　門</w:t>
            </w:r>
          </w:p>
        </w:tc>
        <w:tc>
          <w:tcPr>
            <w:tcW w:w="1050" w:type="dxa"/>
            <w:gridSpan w:val="4"/>
            <w:vAlign w:val="center"/>
          </w:tcPr>
          <w:p w14:paraId="6C202B77" w14:textId="77777777" w:rsidR="0086458F" w:rsidRDefault="0086458F">
            <w:pPr>
              <w:jc w:val="center"/>
            </w:pPr>
            <w:r>
              <w:rPr>
                <w:rFonts w:hint="eastAsia"/>
              </w:rPr>
              <w:t>学</w:t>
            </w:r>
            <w:r>
              <w:rPr>
                <w:rFonts w:hint="eastAsia"/>
              </w:rPr>
              <w:t xml:space="preserve">  </w:t>
            </w:r>
            <w:r>
              <w:rPr>
                <w:rFonts w:hint="eastAsia"/>
              </w:rPr>
              <w:t>位</w:t>
            </w:r>
          </w:p>
        </w:tc>
        <w:tc>
          <w:tcPr>
            <w:tcW w:w="3781" w:type="dxa"/>
            <w:gridSpan w:val="7"/>
            <w:vAlign w:val="center"/>
          </w:tcPr>
          <w:p w14:paraId="293059AF" w14:textId="77777777" w:rsidR="0086458F" w:rsidRDefault="0086458F">
            <w:pPr>
              <w:jc w:val="center"/>
            </w:pPr>
            <w:r>
              <w:rPr>
                <w:rFonts w:hint="eastAsia"/>
              </w:rPr>
              <w:t>役割分担</w:t>
            </w:r>
            <w:r>
              <w:rPr>
                <w:rFonts w:hint="eastAsia"/>
                <w:sz w:val="16"/>
              </w:rPr>
              <w:t>（研究実施計画に対する分担事項）</w:t>
            </w:r>
          </w:p>
        </w:tc>
      </w:tr>
      <w:tr w:rsidR="0086458F" w14:paraId="4CEECD4A" w14:textId="77777777" w:rsidTr="006D18A5">
        <w:trPr>
          <w:cantSplit/>
          <w:trHeight w:val="7994"/>
        </w:trPr>
        <w:tc>
          <w:tcPr>
            <w:tcW w:w="1680" w:type="dxa"/>
          </w:tcPr>
          <w:p w14:paraId="244A688A" w14:textId="77777777" w:rsidR="0086458F" w:rsidRDefault="00893D13">
            <w:r>
              <w:rPr>
                <w:rFonts w:hint="eastAsia"/>
              </w:rPr>
              <w:t>橋本　保彦</w:t>
            </w:r>
          </w:p>
          <w:p w14:paraId="70AD0E08" w14:textId="77777777" w:rsidR="00C036BD" w:rsidRDefault="00C036BD"/>
          <w:p w14:paraId="33B77A52" w14:textId="77777777" w:rsidR="00C036BD" w:rsidRDefault="00C036BD"/>
          <w:p w14:paraId="45C74595" w14:textId="77777777" w:rsidR="00C036BD" w:rsidRDefault="00C036BD"/>
          <w:p w14:paraId="3D440326" w14:textId="77777777" w:rsidR="00C036BD" w:rsidRDefault="00C036BD"/>
          <w:p w14:paraId="3D7518E2" w14:textId="77777777" w:rsidR="00C036BD" w:rsidRDefault="00C036BD"/>
          <w:p w14:paraId="05F5827C" w14:textId="77777777" w:rsidR="00C036BD" w:rsidRDefault="00C036BD"/>
          <w:p w14:paraId="081612E8" w14:textId="77777777" w:rsidR="00C036BD" w:rsidRDefault="00C036BD"/>
          <w:p w14:paraId="7FEEE787" w14:textId="77777777" w:rsidR="00A94DD1" w:rsidRDefault="00A94DD1"/>
          <w:p w14:paraId="04C4FCFE" w14:textId="77777777" w:rsidR="00B24FA2" w:rsidRDefault="00B24FA2"/>
          <w:p w14:paraId="347AFFCD" w14:textId="3283A8C9" w:rsidR="00C036BD" w:rsidRDefault="00C036BD">
            <w:r>
              <w:rPr>
                <w:rFonts w:hint="eastAsia"/>
              </w:rPr>
              <w:t>辰見　明俊</w:t>
            </w:r>
          </w:p>
        </w:tc>
        <w:tc>
          <w:tcPr>
            <w:tcW w:w="2835" w:type="dxa"/>
            <w:gridSpan w:val="8"/>
            <w:tcBorders>
              <w:bottom w:val="nil"/>
            </w:tcBorders>
          </w:tcPr>
          <w:p w14:paraId="5203925E" w14:textId="77777777" w:rsidR="0086458F" w:rsidRDefault="00893D13">
            <w:pPr>
              <w:spacing w:line="260" w:lineRule="atLeast"/>
              <w:rPr>
                <w:szCs w:val="21"/>
              </w:rPr>
            </w:pPr>
            <w:r w:rsidRPr="00893D13">
              <w:rPr>
                <w:rFonts w:hint="eastAsia"/>
                <w:szCs w:val="21"/>
              </w:rPr>
              <w:t>薬学部・准教授</w:t>
            </w:r>
          </w:p>
          <w:p w14:paraId="6CFB4351" w14:textId="77777777" w:rsidR="00C036BD" w:rsidRDefault="00C036BD">
            <w:pPr>
              <w:spacing w:line="260" w:lineRule="atLeast"/>
              <w:rPr>
                <w:szCs w:val="21"/>
              </w:rPr>
            </w:pPr>
          </w:p>
          <w:p w14:paraId="39B66C96" w14:textId="77777777" w:rsidR="00C036BD" w:rsidRDefault="00C036BD">
            <w:pPr>
              <w:spacing w:line="260" w:lineRule="atLeast"/>
              <w:rPr>
                <w:szCs w:val="21"/>
              </w:rPr>
            </w:pPr>
          </w:p>
          <w:p w14:paraId="4591F33E" w14:textId="77777777" w:rsidR="00C036BD" w:rsidRDefault="00C036BD">
            <w:pPr>
              <w:spacing w:line="260" w:lineRule="atLeast"/>
              <w:rPr>
                <w:szCs w:val="21"/>
              </w:rPr>
            </w:pPr>
          </w:p>
          <w:p w14:paraId="1902010C" w14:textId="77777777" w:rsidR="00C036BD" w:rsidRDefault="00C036BD">
            <w:pPr>
              <w:spacing w:line="260" w:lineRule="atLeast"/>
              <w:rPr>
                <w:szCs w:val="21"/>
              </w:rPr>
            </w:pPr>
          </w:p>
          <w:p w14:paraId="74B4573A" w14:textId="77777777" w:rsidR="00C036BD" w:rsidRDefault="00C036BD">
            <w:pPr>
              <w:spacing w:line="260" w:lineRule="atLeast"/>
              <w:rPr>
                <w:szCs w:val="21"/>
              </w:rPr>
            </w:pPr>
          </w:p>
          <w:p w14:paraId="588231A4" w14:textId="77777777" w:rsidR="00C036BD" w:rsidRDefault="00C036BD">
            <w:pPr>
              <w:spacing w:line="260" w:lineRule="atLeast"/>
              <w:rPr>
                <w:szCs w:val="21"/>
              </w:rPr>
            </w:pPr>
          </w:p>
          <w:p w14:paraId="346528B8" w14:textId="77777777" w:rsidR="00C036BD" w:rsidRDefault="00C036BD">
            <w:pPr>
              <w:spacing w:line="260" w:lineRule="atLeast"/>
              <w:rPr>
                <w:szCs w:val="21"/>
              </w:rPr>
            </w:pPr>
          </w:p>
          <w:p w14:paraId="698871D3" w14:textId="77777777" w:rsidR="00A94DD1" w:rsidRDefault="00A94DD1">
            <w:pPr>
              <w:spacing w:line="260" w:lineRule="atLeast"/>
              <w:rPr>
                <w:szCs w:val="21"/>
              </w:rPr>
            </w:pPr>
          </w:p>
          <w:p w14:paraId="357073DD" w14:textId="77777777" w:rsidR="00B24FA2" w:rsidRDefault="00B24FA2">
            <w:pPr>
              <w:spacing w:line="260" w:lineRule="atLeast"/>
              <w:rPr>
                <w:szCs w:val="21"/>
              </w:rPr>
            </w:pPr>
          </w:p>
          <w:p w14:paraId="6DB43529" w14:textId="41FEDD9C" w:rsidR="00C036BD" w:rsidRPr="00893D13" w:rsidRDefault="00C036BD">
            <w:pPr>
              <w:spacing w:line="260" w:lineRule="atLeast"/>
              <w:rPr>
                <w:szCs w:val="21"/>
              </w:rPr>
            </w:pPr>
            <w:r w:rsidRPr="00893D13">
              <w:rPr>
                <w:rFonts w:hint="eastAsia"/>
                <w:szCs w:val="21"/>
              </w:rPr>
              <w:t>薬学部・</w:t>
            </w:r>
            <w:r>
              <w:rPr>
                <w:rFonts w:hint="eastAsia"/>
                <w:szCs w:val="21"/>
              </w:rPr>
              <w:t>講師</w:t>
            </w:r>
          </w:p>
        </w:tc>
        <w:tc>
          <w:tcPr>
            <w:tcW w:w="1155" w:type="dxa"/>
            <w:gridSpan w:val="4"/>
            <w:tcBorders>
              <w:bottom w:val="nil"/>
            </w:tcBorders>
          </w:tcPr>
          <w:p w14:paraId="35684FFE" w14:textId="579D31DD" w:rsidR="0086458F" w:rsidRPr="00893D13" w:rsidRDefault="00893D13">
            <w:pPr>
              <w:spacing w:line="260" w:lineRule="atLeast"/>
              <w:rPr>
                <w:szCs w:val="21"/>
              </w:rPr>
            </w:pPr>
            <w:r w:rsidRPr="00893D13">
              <w:rPr>
                <w:rFonts w:hint="eastAsia"/>
                <w:szCs w:val="21"/>
              </w:rPr>
              <w:t>臨床薬学</w:t>
            </w:r>
          </w:p>
          <w:p w14:paraId="1DD9E289" w14:textId="77777777" w:rsidR="0086458F" w:rsidRDefault="0086458F">
            <w:pPr>
              <w:spacing w:line="260" w:lineRule="atLeast"/>
              <w:rPr>
                <w:sz w:val="16"/>
              </w:rPr>
            </w:pPr>
          </w:p>
          <w:p w14:paraId="4E8F46CB" w14:textId="77777777" w:rsidR="00C036BD" w:rsidRDefault="00C036BD">
            <w:pPr>
              <w:spacing w:line="260" w:lineRule="atLeast"/>
              <w:rPr>
                <w:sz w:val="16"/>
              </w:rPr>
            </w:pPr>
          </w:p>
          <w:p w14:paraId="136548C4" w14:textId="77777777" w:rsidR="00C036BD" w:rsidRDefault="00C036BD">
            <w:pPr>
              <w:spacing w:line="260" w:lineRule="atLeast"/>
              <w:rPr>
                <w:sz w:val="16"/>
              </w:rPr>
            </w:pPr>
          </w:p>
          <w:p w14:paraId="63694A66" w14:textId="77777777" w:rsidR="00C036BD" w:rsidRDefault="00C036BD" w:rsidP="00C036BD">
            <w:pPr>
              <w:spacing w:line="260" w:lineRule="atLeast"/>
              <w:rPr>
                <w:szCs w:val="21"/>
              </w:rPr>
            </w:pPr>
          </w:p>
          <w:p w14:paraId="23D7134D" w14:textId="77777777" w:rsidR="00C036BD" w:rsidRDefault="00C036BD" w:rsidP="00C036BD">
            <w:pPr>
              <w:spacing w:line="260" w:lineRule="atLeast"/>
              <w:rPr>
                <w:szCs w:val="21"/>
              </w:rPr>
            </w:pPr>
          </w:p>
          <w:p w14:paraId="287163D6" w14:textId="77777777" w:rsidR="00C036BD" w:rsidRDefault="00C036BD" w:rsidP="00C036BD">
            <w:pPr>
              <w:spacing w:line="260" w:lineRule="atLeast"/>
              <w:rPr>
                <w:szCs w:val="21"/>
              </w:rPr>
            </w:pPr>
          </w:p>
          <w:p w14:paraId="75F08847" w14:textId="77777777" w:rsidR="00C036BD" w:rsidRDefault="00C036BD" w:rsidP="00C036BD">
            <w:pPr>
              <w:spacing w:line="260" w:lineRule="atLeast"/>
              <w:rPr>
                <w:szCs w:val="21"/>
              </w:rPr>
            </w:pPr>
          </w:p>
          <w:p w14:paraId="44E93764" w14:textId="77777777" w:rsidR="00A94DD1" w:rsidRDefault="00A94DD1" w:rsidP="00C036BD">
            <w:pPr>
              <w:spacing w:line="260" w:lineRule="atLeast"/>
              <w:rPr>
                <w:szCs w:val="21"/>
              </w:rPr>
            </w:pPr>
          </w:p>
          <w:p w14:paraId="13CBEB8D" w14:textId="77777777" w:rsidR="00B24FA2" w:rsidRDefault="00B24FA2" w:rsidP="00C036BD">
            <w:pPr>
              <w:spacing w:line="260" w:lineRule="atLeast"/>
              <w:rPr>
                <w:szCs w:val="21"/>
              </w:rPr>
            </w:pPr>
          </w:p>
          <w:p w14:paraId="2FA537E8" w14:textId="02A311A9" w:rsidR="00C036BD" w:rsidRPr="00893D13" w:rsidRDefault="00C036BD" w:rsidP="00C036BD">
            <w:pPr>
              <w:spacing w:line="260" w:lineRule="atLeast"/>
              <w:rPr>
                <w:szCs w:val="21"/>
              </w:rPr>
            </w:pPr>
            <w:r w:rsidRPr="00893D13">
              <w:rPr>
                <w:rFonts w:hint="eastAsia"/>
                <w:szCs w:val="21"/>
              </w:rPr>
              <w:t>臨床薬学</w:t>
            </w:r>
          </w:p>
          <w:p w14:paraId="7DD1A4E7" w14:textId="77777777" w:rsidR="00C036BD" w:rsidRDefault="00C036BD">
            <w:pPr>
              <w:spacing w:line="260" w:lineRule="atLeast"/>
              <w:rPr>
                <w:sz w:val="16"/>
              </w:rPr>
            </w:pPr>
          </w:p>
        </w:tc>
        <w:tc>
          <w:tcPr>
            <w:tcW w:w="1050" w:type="dxa"/>
            <w:gridSpan w:val="4"/>
            <w:tcBorders>
              <w:bottom w:val="nil"/>
            </w:tcBorders>
          </w:tcPr>
          <w:p w14:paraId="6EB025C1" w14:textId="28185995" w:rsidR="0086458F" w:rsidRPr="00893D13" w:rsidRDefault="00893D13">
            <w:pPr>
              <w:spacing w:line="260" w:lineRule="atLeast"/>
              <w:rPr>
                <w:szCs w:val="21"/>
              </w:rPr>
            </w:pPr>
            <w:r w:rsidRPr="00893D13">
              <w:rPr>
                <w:rFonts w:hint="eastAsia"/>
                <w:szCs w:val="21"/>
              </w:rPr>
              <w:t>博士（薬学）</w:t>
            </w:r>
          </w:p>
          <w:p w14:paraId="65A1B97F" w14:textId="77777777" w:rsidR="0086458F" w:rsidRDefault="0086458F">
            <w:pPr>
              <w:spacing w:line="260" w:lineRule="atLeast"/>
              <w:rPr>
                <w:sz w:val="16"/>
              </w:rPr>
            </w:pPr>
          </w:p>
          <w:p w14:paraId="69EA446C" w14:textId="77777777" w:rsidR="00C036BD" w:rsidRDefault="00C036BD">
            <w:pPr>
              <w:spacing w:line="260" w:lineRule="atLeast"/>
              <w:rPr>
                <w:sz w:val="16"/>
              </w:rPr>
            </w:pPr>
          </w:p>
          <w:p w14:paraId="0EEA5E57" w14:textId="77777777" w:rsidR="00C036BD" w:rsidRDefault="00C036BD">
            <w:pPr>
              <w:spacing w:line="260" w:lineRule="atLeast"/>
              <w:rPr>
                <w:sz w:val="16"/>
              </w:rPr>
            </w:pPr>
          </w:p>
          <w:p w14:paraId="2382BE15" w14:textId="77777777" w:rsidR="00C036BD" w:rsidRDefault="00C036BD">
            <w:pPr>
              <w:spacing w:line="260" w:lineRule="atLeast"/>
              <w:rPr>
                <w:sz w:val="16"/>
              </w:rPr>
            </w:pPr>
          </w:p>
          <w:p w14:paraId="747FDA45" w14:textId="77777777" w:rsidR="00C036BD" w:rsidRDefault="00C036BD">
            <w:pPr>
              <w:spacing w:line="260" w:lineRule="atLeast"/>
              <w:rPr>
                <w:sz w:val="16"/>
              </w:rPr>
            </w:pPr>
          </w:p>
          <w:p w14:paraId="6AD8B8EF" w14:textId="77777777" w:rsidR="00C036BD" w:rsidRDefault="00C036BD">
            <w:pPr>
              <w:spacing w:line="260" w:lineRule="atLeast"/>
              <w:rPr>
                <w:sz w:val="16"/>
              </w:rPr>
            </w:pPr>
          </w:p>
          <w:p w14:paraId="1032A9A6" w14:textId="77777777" w:rsidR="00A94DD1" w:rsidRDefault="00A94DD1" w:rsidP="00C036BD">
            <w:pPr>
              <w:spacing w:line="260" w:lineRule="atLeast"/>
              <w:rPr>
                <w:szCs w:val="21"/>
              </w:rPr>
            </w:pPr>
          </w:p>
          <w:p w14:paraId="6A6FB595" w14:textId="77777777" w:rsidR="00B24FA2" w:rsidRDefault="00B24FA2" w:rsidP="00C036BD">
            <w:pPr>
              <w:spacing w:line="260" w:lineRule="atLeast"/>
              <w:rPr>
                <w:szCs w:val="21"/>
              </w:rPr>
            </w:pPr>
          </w:p>
          <w:p w14:paraId="5B4FC76A" w14:textId="42E2C1D4" w:rsidR="00C036BD" w:rsidRPr="00893D13" w:rsidRDefault="00C036BD" w:rsidP="00C036BD">
            <w:pPr>
              <w:spacing w:line="260" w:lineRule="atLeast"/>
              <w:rPr>
                <w:szCs w:val="21"/>
              </w:rPr>
            </w:pPr>
            <w:r w:rsidRPr="00893D13">
              <w:rPr>
                <w:rFonts w:hint="eastAsia"/>
                <w:szCs w:val="21"/>
              </w:rPr>
              <w:t>博士（薬学）</w:t>
            </w:r>
          </w:p>
          <w:p w14:paraId="76A5566B" w14:textId="77777777" w:rsidR="00C036BD" w:rsidRDefault="00C036BD">
            <w:pPr>
              <w:spacing w:line="260" w:lineRule="atLeast"/>
              <w:rPr>
                <w:sz w:val="16"/>
              </w:rPr>
            </w:pPr>
          </w:p>
        </w:tc>
        <w:tc>
          <w:tcPr>
            <w:tcW w:w="3781" w:type="dxa"/>
            <w:gridSpan w:val="7"/>
            <w:tcBorders>
              <w:bottom w:val="nil"/>
            </w:tcBorders>
          </w:tcPr>
          <w:p w14:paraId="3FF14A12" w14:textId="74D04227" w:rsidR="0086458F" w:rsidRPr="00B926EC" w:rsidRDefault="00D50302">
            <w:pPr>
              <w:spacing w:line="260" w:lineRule="atLeast"/>
              <w:rPr>
                <w:szCs w:val="21"/>
              </w:rPr>
            </w:pPr>
            <w:r w:rsidRPr="00B926EC">
              <w:rPr>
                <w:rFonts w:hint="eastAsia"/>
                <w:szCs w:val="21"/>
              </w:rPr>
              <w:t>研究の計画、アプリケーションの作成、アンケート調査票の作成、</w:t>
            </w:r>
            <w:r w:rsidR="00A94DD1">
              <w:rPr>
                <w:rFonts w:hint="eastAsia"/>
                <w:szCs w:val="21"/>
              </w:rPr>
              <w:t>オリジナル講義資料に基づく</w:t>
            </w:r>
            <w:r w:rsidR="00A94DD1">
              <w:rPr>
                <w:szCs w:val="21"/>
              </w:rPr>
              <w:t>Q&amp;A</w:t>
            </w:r>
            <w:r w:rsidR="00A94DD1">
              <w:rPr>
                <w:rFonts w:hint="eastAsia"/>
                <w:szCs w:val="21"/>
              </w:rPr>
              <w:t>知識ベース（</w:t>
            </w:r>
            <w:r w:rsidR="00A94DD1">
              <w:rPr>
                <w:szCs w:val="21"/>
              </w:rPr>
              <w:t>RAG</w:t>
            </w:r>
            <w:r w:rsidR="00A94DD1">
              <w:rPr>
                <w:rFonts w:hint="eastAsia"/>
                <w:szCs w:val="21"/>
              </w:rPr>
              <w:t>）の構築、「</w:t>
            </w:r>
            <w:r w:rsidR="00C036BD">
              <w:rPr>
                <w:szCs w:val="21"/>
              </w:rPr>
              <w:t>EBM</w:t>
            </w:r>
            <w:r w:rsidR="00C036BD">
              <w:rPr>
                <w:rFonts w:hint="eastAsia"/>
                <w:szCs w:val="21"/>
              </w:rPr>
              <w:t>と医薬品情報」「生物統計」「研究デザインと解析」「医薬品の比較・評価」「患者情報の収集・評価・管理」の各パートの</w:t>
            </w:r>
            <w:r w:rsidR="002F6BC1">
              <w:rPr>
                <w:szCs w:val="21"/>
              </w:rPr>
              <w:t>Q&amp;A</w:t>
            </w:r>
            <w:r w:rsidR="00C036BD">
              <w:rPr>
                <w:rFonts w:hint="eastAsia"/>
                <w:szCs w:val="21"/>
              </w:rPr>
              <w:t>作成、結果</w:t>
            </w:r>
            <w:r w:rsidRPr="00B926EC">
              <w:rPr>
                <w:rFonts w:hint="eastAsia"/>
                <w:szCs w:val="21"/>
              </w:rPr>
              <w:t>の解析、</w:t>
            </w:r>
            <w:r w:rsidR="00A94DD1">
              <w:rPr>
                <w:rFonts w:hint="eastAsia"/>
                <w:szCs w:val="21"/>
              </w:rPr>
              <w:t>成果の</w:t>
            </w:r>
            <w:r w:rsidR="00B926EC" w:rsidRPr="00B926EC">
              <w:rPr>
                <w:rFonts w:hint="eastAsia"/>
                <w:szCs w:val="21"/>
              </w:rPr>
              <w:t>公表</w:t>
            </w:r>
          </w:p>
          <w:p w14:paraId="48291CB4" w14:textId="77777777" w:rsidR="0086458F" w:rsidRDefault="0086458F">
            <w:pPr>
              <w:spacing w:line="260" w:lineRule="atLeast"/>
            </w:pPr>
          </w:p>
          <w:p w14:paraId="488CA8C5" w14:textId="77777777" w:rsidR="00B24FA2" w:rsidRDefault="00B24FA2">
            <w:pPr>
              <w:spacing w:line="260" w:lineRule="atLeast"/>
            </w:pPr>
          </w:p>
          <w:p w14:paraId="26B3707A" w14:textId="01557DEB" w:rsidR="00C036BD" w:rsidRDefault="00C036BD">
            <w:pPr>
              <w:spacing w:line="260" w:lineRule="atLeast"/>
            </w:pPr>
            <w:r>
              <w:rPr>
                <w:rFonts w:hint="eastAsia"/>
              </w:rPr>
              <w:t>・「医薬品情報学総論」「医薬品情報の収集・評価・加工・提供・管理」</w:t>
            </w:r>
            <w:r w:rsidR="002F6BC1">
              <w:rPr>
                <w:rFonts w:hint="eastAsia"/>
                <w:szCs w:val="21"/>
              </w:rPr>
              <w:t>の各パートの</w:t>
            </w:r>
            <w:r w:rsidR="002F6BC1">
              <w:rPr>
                <w:szCs w:val="21"/>
              </w:rPr>
              <w:t>Q&amp;A</w:t>
            </w:r>
            <w:r w:rsidR="00DF5C95">
              <w:rPr>
                <w:rFonts w:hint="eastAsia"/>
                <w:szCs w:val="21"/>
              </w:rPr>
              <w:t>作成</w:t>
            </w:r>
            <w:r>
              <w:rPr>
                <w:rFonts w:hint="eastAsia"/>
              </w:rPr>
              <w:t>、アプリケーションの動作確認、結果の確認、成果の公表</w:t>
            </w:r>
          </w:p>
        </w:tc>
      </w:tr>
      <w:tr w:rsidR="0086458F" w14:paraId="38720139" w14:textId="77777777">
        <w:trPr>
          <w:cantSplit/>
          <w:trHeight w:val="543"/>
        </w:trPr>
        <w:tc>
          <w:tcPr>
            <w:tcW w:w="1680" w:type="dxa"/>
            <w:tcBorders>
              <w:top w:val="single" w:sz="4" w:space="0" w:color="auto"/>
              <w:bottom w:val="single" w:sz="4" w:space="0" w:color="auto"/>
            </w:tcBorders>
            <w:vAlign w:val="center"/>
          </w:tcPr>
          <w:p w14:paraId="004668FA" w14:textId="1EF69CB6" w:rsidR="0086458F" w:rsidRDefault="0086458F">
            <w:r>
              <w:rPr>
                <w:rFonts w:hint="eastAsia"/>
              </w:rPr>
              <w:t>合</w:t>
            </w:r>
            <w:r>
              <w:rPr>
                <w:rFonts w:hint="eastAsia"/>
              </w:rPr>
              <w:t xml:space="preserve"> </w:t>
            </w:r>
            <w:r>
              <w:rPr>
                <w:rFonts w:hint="eastAsia"/>
              </w:rPr>
              <w:t xml:space="preserve">計　　</w:t>
            </w:r>
            <w:r>
              <w:rPr>
                <w:rFonts w:hint="eastAsia"/>
              </w:rPr>
              <w:t>2</w:t>
            </w:r>
            <w:r>
              <w:rPr>
                <w:rFonts w:hint="eastAsia"/>
              </w:rPr>
              <w:t>名</w:t>
            </w:r>
          </w:p>
        </w:tc>
        <w:tc>
          <w:tcPr>
            <w:tcW w:w="8821" w:type="dxa"/>
            <w:gridSpan w:val="23"/>
            <w:tcBorders>
              <w:top w:val="single" w:sz="4" w:space="0" w:color="auto"/>
              <w:bottom w:val="single" w:sz="4" w:space="0" w:color="auto"/>
              <w:tr2bl w:val="single" w:sz="4" w:space="0" w:color="auto"/>
            </w:tcBorders>
            <w:vAlign w:val="center"/>
          </w:tcPr>
          <w:p w14:paraId="2835F12D" w14:textId="77777777" w:rsidR="0086458F" w:rsidRDefault="0086458F"/>
        </w:tc>
      </w:tr>
      <w:tr w:rsidR="0086458F" w14:paraId="59D98B36" w14:textId="77777777" w:rsidTr="00BC7A42">
        <w:trPr>
          <w:cantSplit/>
          <w:trHeight w:val="454"/>
        </w:trPr>
        <w:tc>
          <w:tcPr>
            <w:tcW w:w="10501" w:type="dxa"/>
            <w:gridSpan w:val="24"/>
            <w:tcBorders>
              <w:bottom w:val="single" w:sz="4" w:space="0" w:color="auto"/>
            </w:tcBorders>
            <w:vAlign w:val="center"/>
          </w:tcPr>
          <w:p w14:paraId="08A5C093" w14:textId="77777777" w:rsidR="0086458F" w:rsidRPr="00BC7A42" w:rsidRDefault="00F723E3" w:rsidP="00BC7A42">
            <w:r>
              <w:rPr>
                <w:rFonts w:eastAsia="ＭＳ ゴシック" w:hint="eastAsia"/>
                <w:sz w:val="24"/>
              </w:rPr>
              <w:lastRenderedPageBreak/>
              <w:t>助成金の経費明細</w:t>
            </w:r>
          </w:p>
        </w:tc>
      </w:tr>
      <w:tr w:rsidR="00BC7A42" w14:paraId="21DBB633" w14:textId="77777777">
        <w:trPr>
          <w:cantSplit/>
          <w:trHeight w:val="825"/>
        </w:trPr>
        <w:tc>
          <w:tcPr>
            <w:tcW w:w="10501" w:type="dxa"/>
            <w:gridSpan w:val="24"/>
            <w:tcBorders>
              <w:bottom w:val="single" w:sz="4" w:space="0" w:color="auto"/>
            </w:tcBorders>
            <w:vAlign w:val="center"/>
          </w:tcPr>
          <w:p w14:paraId="09BE7F39" w14:textId="77777777" w:rsidR="00BC7A42" w:rsidRDefault="00BC7A42" w:rsidP="00BC7A42">
            <w:pPr>
              <w:ind w:left="210"/>
              <w:rPr>
                <w:sz w:val="16"/>
              </w:rPr>
            </w:pPr>
            <w:r>
              <w:rPr>
                <w:rFonts w:hint="eastAsia"/>
                <w:u w:val="single"/>
              </w:rPr>
              <w:t>消耗品費</w:t>
            </w:r>
            <w:r>
              <w:rPr>
                <w:rFonts w:hint="eastAsia"/>
                <w:sz w:val="16"/>
              </w:rPr>
              <w:t>（薬品、ガラス器具類、実験動物、飼料、用紙類、文房具等）</w:t>
            </w:r>
            <w:r>
              <w:rPr>
                <w:rFonts w:hint="eastAsia"/>
                <w:sz w:val="16"/>
              </w:rPr>
              <w:t xml:space="preserve"> </w:t>
            </w:r>
            <w:r>
              <w:rPr>
                <w:rFonts w:hint="eastAsia"/>
                <w:u w:val="single"/>
              </w:rPr>
              <w:t>支払報酬費</w:t>
            </w:r>
            <w:r>
              <w:rPr>
                <w:rFonts w:hint="eastAsia"/>
                <w:sz w:val="16"/>
              </w:rPr>
              <w:t>（資料整理、実験補助、翻訳・校閲、講師謝金・専門的知識の提供等）</w:t>
            </w:r>
            <w:r>
              <w:rPr>
                <w:rFonts w:hint="eastAsia"/>
              </w:rPr>
              <w:t xml:space="preserve"> </w:t>
            </w:r>
            <w:r>
              <w:rPr>
                <w:rFonts w:hint="eastAsia"/>
                <w:u w:val="single"/>
              </w:rPr>
              <w:t>会議渉外費</w:t>
            </w:r>
            <w:r>
              <w:rPr>
                <w:rFonts w:hint="eastAsia"/>
                <w:sz w:val="16"/>
              </w:rPr>
              <w:t xml:space="preserve">（茶菓子代等）　　</w:t>
            </w:r>
            <w:r w:rsidRPr="00CC620C">
              <w:rPr>
                <w:rFonts w:hint="eastAsia"/>
                <w:szCs w:val="21"/>
                <w:u w:val="single"/>
              </w:rPr>
              <w:t>機器備品費</w:t>
            </w:r>
            <w:r>
              <w:rPr>
                <w:rFonts w:hint="eastAsia"/>
                <w:sz w:val="16"/>
              </w:rPr>
              <w:t>（</w:t>
            </w:r>
            <w:r>
              <w:rPr>
                <w:rFonts w:hint="eastAsia"/>
                <w:sz w:val="16"/>
              </w:rPr>
              <w:t>5</w:t>
            </w:r>
            <w:r>
              <w:rPr>
                <w:rFonts w:hint="eastAsia"/>
                <w:sz w:val="16"/>
              </w:rPr>
              <w:t xml:space="preserve">万円以上）　</w:t>
            </w:r>
            <w:r>
              <w:rPr>
                <w:rFonts w:hint="eastAsia"/>
                <w:sz w:val="16"/>
              </w:rPr>
              <w:t xml:space="preserve"> </w:t>
            </w:r>
            <w:r>
              <w:rPr>
                <w:rFonts w:hint="eastAsia"/>
                <w:u w:val="single"/>
              </w:rPr>
              <w:t>図書費</w:t>
            </w:r>
            <w:r>
              <w:rPr>
                <w:rFonts w:hint="eastAsia"/>
                <w:sz w:val="16"/>
              </w:rPr>
              <w:t>（〇〇関係図書等内容が分かるように記載）</w:t>
            </w:r>
            <w:r>
              <w:rPr>
                <w:rFonts w:hint="eastAsia"/>
              </w:rPr>
              <w:t xml:space="preserve"> </w:t>
            </w:r>
            <w:r>
              <w:rPr>
                <w:rFonts w:hint="eastAsia"/>
              </w:rPr>
              <w:t xml:space="preserve">　</w:t>
            </w:r>
            <w:r>
              <w:rPr>
                <w:rFonts w:hint="eastAsia"/>
                <w:u w:val="single"/>
              </w:rPr>
              <w:t>旅費交通費</w:t>
            </w:r>
            <w:r>
              <w:rPr>
                <w:rFonts w:hint="eastAsia"/>
                <w:sz w:val="16"/>
              </w:rPr>
              <w:t>（国内、国外に分けて記載）</w:t>
            </w:r>
            <w:r>
              <w:rPr>
                <w:rFonts w:hint="eastAsia"/>
                <w:sz w:val="16"/>
              </w:rPr>
              <w:t xml:space="preserve"> </w:t>
            </w:r>
            <w:r>
              <w:rPr>
                <w:rFonts w:hint="eastAsia"/>
                <w:u w:val="single"/>
              </w:rPr>
              <w:t>その他</w:t>
            </w:r>
            <w:r>
              <w:rPr>
                <w:rFonts w:hint="eastAsia"/>
                <w:sz w:val="16"/>
              </w:rPr>
              <w:t>〔文献複写料、通信費（切手・葉書代）、研究会等の開催に伴う会場借料、投稿料等〕</w:t>
            </w:r>
          </w:p>
          <w:p w14:paraId="6C2350B2" w14:textId="77777777" w:rsidR="00BC7A42" w:rsidRPr="005524C0" w:rsidRDefault="00BC7A42">
            <w:r>
              <w:rPr>
                <w:rFonts w:hint="eastAsia"/>
              </w:rPr>
              <w:t>※</w:t>
            </w:r>
            <w:r>
              <w:rPr>
                <w:rFonts w:hint="eastAsia"/>
                <w:u w:val="single"/>
              </w:rPr>
              <w:t>合計金額欄は、費目毎の千円未満を切り捨てた額の総額</w:t>
            </w:r>
            <w:r>
              <w:rPr>
                <w:rFonts w:hint="eastAsia"/>
              </w:rPr>
              <w:t>（金額単位：千円）</w:t>
            </w:r>
          </w:p>
        </w:tc>
      </w:tr>
      <w:tr w:rsidR="00BC7A42" w14:paraId="33154298" w14:textId="77777777" w:rsidTr="00051E6D">
        <w:trPr>
          <w:cantSplit/>
          <w:trHeight w:val="454"/>
        </w:trPr>
        <w:tc>
          <w:tcPr>
            <w:tcW w:w="4179" w:type="dxa"/>
            <w:gridSpan w:val="7"/>
            <w:tcBorders>
              <w:bottom w:val="dotted" w:sz="4" w:space="0" w:color="auto"/>
              <w:right w:val="dotted" w:sz="4" w:space="0" w:color="auto"/>
            </w:tcBorders>
            <w:vAlign w:val="center"/>
          </w:tcPr>
          <w:p w14:paraId="04E98DFC" w14:textId="77777777" w:rsidR="00BC7A42" w:rsidRPr="00051E6D" w:rsidRDefault="00BC7A42" w:rsidP="00BC7A42">
            <w:pPr>
              <w:ind w:left="210"/>
              <w:jc w:val="center"/>
            </w:pPr>
            <w:r w:rsidRPr="00051E6D">
              <w:rPr>
                <w:rFonts w:hint="eastAsia"/>
              </w:rPr>
              <w:t>機器備品費（仕様・品名）</w:t>
            </w:r>
          </w:p>
        </w:tc>
        <w:tc>
          <w:tcPr>
            <w:tcW w:w="1560" w:type="dxa"/>
            <w:gridSpan w:val="7"/>
            <w:tcBorders>
              <w:left w:val="dotted" w:sz="4" w:space="0" w:color="auto"/>
              <w:bottom w:val="dotted" w:sz="4" w:space="0" w:color="auto"/>
            </w:tcBorders>
            <w:vAlign w:val="center"/>
          </w:tcPr>
          <w:p w14:paraId="0EF8ACA7" w14:textId="77777777" w:rsidR="00BC7A42" w:rsidRPr="006C5AA6" w:rsidRDefault="00BC7A42" w:rsidP="00BC7A42">
            <w:pPr>
              <w:ind w:left="210"/>
              <w:jc w:val="center"/>
              <w:rPr>
                <w:sz w:val="20"/>
              </w:rPr>
            </w:pPr>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3543" w:type="dxa"/>
            <w:gridSpan w:val="8"/>
            <w:tcBorders>
              <w:bottom w:val="dotted" w:sz="4" w:space="0" w:color="auto"/>
              <w:right w:val="dotted" w:sz="4" w:space="0" w:color="auto"/>
            </w:tcBorders>
            <w:vAlign w:val="center"/>
          </w:tcPr>
          <w:p w14:paraId="75044DAB" w14:textId="77777777" w:rsidR="00BC7A42" w:rsidRPr="00051E6D" w:rsidRDefault="00BC7A42" w:rsidP="00BC7A42">
            <w:pPr>
              <w:ind w:left="210"/>
              <w:jc w:val="center"/>
            </w:pPr>
            <w:r w:rsidRPr="00051E6D">
              <w:rPr>
                <w:rFonts w:hint="eastAsia"/>
              </w:rPr>
              <w:t>図書費</w:t>
            </w:r>
          </w:p>
        </w:tc>
        <w:tc>
          <w:tcPr>
            <w:tcW w:w="1219" w:type="dxa"/>
            <w:gridSpan w:val="2"/>
            <w:tcBorders>
              <w:left w:val="dotted" w:sz="4" w:space="0" w:color="auto"/>
              <w:bottom w:val="dotted" w:sz="4" w:space="0" w:color="auto"/>
            </w:tcBorders>
            <w:vAlign w:val="center"/>
          </w:tcPr>
          <w:p w14:paraId="41249281" w14:textId="77777777" w:rsidR="00BC7A42"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50B8234B" w14:textId="77777777" w:rsidTr="006D18A5">
        <w:trPr>
          <w:cantSplit/>
          <w:trHeight w:val="1701"/>
        </w:trPr>
        <w:tc>
          <w:tcPr>
            <w:tcW w:w="4179" w:type="dxa"/>
            <w:gridSpan w:val="7"/>
            <w:tcBorders>
              <w:top w:val="dotted" w:sz="4" w:space="0" w:color="auto"/>
              <w:bottom w:val="dotted" w:sz="4" w:space="0" w:color="auto"/>
              <w:right w:val="dotted" w:sz="4" w:space="0" w:color="auto"/>
            </w:tcBorders>
            <w:vAlign w:val="center"/>
          </w:tcPr>
          <w:p w14:paraId="242A92F5" w14:textId="77777777" w:rsidR="00B926EC" w:rsidRDefault="00B926EC" w:rsidP="00BC7A42">
            <w:pPr>
              <w:ind w:left="210"/>
            </w:pPr>
            <w:r>
              <w:rPr>
                <w:rFonts w:hint="eastAsia"/>
              </w:rPr>
              <w:t>パソコン</w:t>
            </w:r>
          </w:p>
          <w:p w14:paraId="51A891FE" w14:textId="2F42790C" w:rsidR="00BC7A42" w:rsidRPr="00051E6D" w:rsidRDefault="00B926EC" w:rsidP="00BC7A42">
            <w:pPr>
              <w:ind w:left="210"/>
            </w:pPr>
            <w:r>
              <w:rPr>
                <w:rFonts w:hint="eastAsia"/>
              </w:rPr>
              <w:t>（</w:t>
            </w:r>
            <w:r>
              <w:t>Apple14</w:t>
            </w:r>
            <w:r>
              <w:rPr>
                <w:rFonts w:hint="eastAsia"/>
              </w:rPr>
              <w:t>インチ</w:t>
            </w:r>
            <w:r>
              <w:t>MacBookPro M4</w:t>
            </w:r>
            <w:r>
              <w:rPr>
                <w:rFonts w:hint="eastAsia"/>
              </w:rPr>
              <w:t>）</w:t>
            </w:r>
          </w:p>
        </w:tc>
        <w:tc>
          <w:tcPr>
            <w:tcW w:w="1560" w:type="dxa"/>
            <w:gridSpan w:val="7"/>
            <w:tcBorders>
              <w:top w:val="dotted" w:sz="4" w:space="0" w:color="auto"/>
              <w:left w:val="dotted" w:sz="4" w:space="0" w:color="auto"/>
              <w:bottom w:val="dotted" w:sz="4" w:space="0" w:color="auto"/>
            </w:tcBorders>
            <w:vAlign w:val="center"/>
          </w:tcPr>
          <w:p w14:paraId="4AF58FC5" w14:textId="14574132" w:rsidR="00BC7A42" w:rsidRPr="00051E6D" w:rsidRDefault="00B926EC" w:rsidP="00BC7A42">
            <w:pPr>
              <w:ind w:left="210"/>
            </w:pPr>
            <w:r>
              <w:rPr>
                <w:rFonts w:hint="eastAsia"/>
              </w:rPr>
              <w:t>290</w:t>
            </w:r>
          </w:p>
        </w:tc>
        <w:tc>
          <w:tcPr>
            <w:tcW w:w="3543" w:type="dxa"/>
            <w:gridSpan w:val="8"/>
            <w:tcBorders>
              <w:top w:val="dotted" w:sz="4" w:space="0" w:color="auto"/>
              <w:bottom w:val="dotted" w:sz="4" w:space="0" w:color="auto"/>
              <w:right w:val="dotted" w:sz="4" w:space="0" w:color="auto"/>
            </w:tcBorders>
            <w:vAlign w:val="center"/>
          </w:tcPr>
          <w:p w14:paraId="499951E1" w14:textId="7865AD97" w:rsidR="00BC7A42" w:rsidRPr="00051E6D" w:rsidRDefault="00B926EC" w:rsidP="00BC7A42">
            <w:pPr>
              <w:ind w:left="210"/>
            </w:pPr>
            <w:r>
              <w:rPr>
                <w:rFonts w:hint="eastAsia"/>
              </w:rPr>
              <w:t>教育工学、</w:t>
            </w:r>
            <w:r>
              <w:t>AI</w:t>
            </w:r>
            <w:r>
              <w:rPr>
                <w:rFonts w:hint="eastAsia"/>
              </w:rPr>
              <w:t>関連、学術雑誌</w:t>
            </w:r>
          </w:p>
        </w:tc>
        <w:tc>
          <w:tcPr>
            <w:tcW w:w="1219" w:type="dxa"/>
            <w:gridSpan w:val="2"/>
            <w:tcBorders>
              <w:top w:val="dotted" w:sz="4" w:space="0" w:color="auto"/>
              <w:left w:val="dotted" w:sz="4" w:space="0" w:color="auto"/>
              <w:bottom w:val="dotted" w:sz="4" w:space="0" w:color="auto"/>
            </w:tcBorders>
            <w:vAlign w:val="center"/>
          </w:tcPr>
          <w:p w14:paraId="19E7125C" w14:textId="55AD7C22" w:rsidR="00BC7A42" w:rsidRPr="00051E6D" w:rsidRDefault="00A04B6A" w:rsidP="00BC7A42">
            <w:pPr>
              <w:ind w:left="210"/>
            </w:pPr>
            <w:r>
              <w:rPr>
                <w:rFonts w:hint="eastAsia"/>
              </w:rPr>
              <w:t>20</w:t>
            </w:r>
          </w:p>
        </w:tc>
      </w:tr>
      <w:tr w:rsidR="00BC7A42" w14:paraId="02872D5A" w14:textId="77777777" w:rsidTr="00051E6D">
        <w:trPr>
          <w:cantSplit/>
          <w:trHeight w:val="454"/>
        </w:trPr>
        <w:tc>
          <w:tcPr>
            <w:tcW w:w="4179" w:type="dxa"/>
            <w:gridSpan w:val="7"/>
            <w:tcBorders>
              <w:top w:val="dotted" w:sz="4" w:space="0" w:color="auto"/>
              <w:right w:val="dotted" w:sz="4" w:space="0" w:color="auto"/>
            </w:tcBorders>
            <w:vAlign w:val="center"/>
          </w:tcPr>
          <w:p w14:paraId="432EE636" w14:textId="77777777" w:rsidR="00BC7A42" w:rsidRPr="00051E6D" w:rsidRDefault="00051E6D" w:rsidP="00051E6D">
            <w:pPr>
              <w:ind w:left="210"/>
              <w:jc w:val="right"/>
            </w:pPr>
            <w:r w:rsidRPr="00051E6D">
              <w:rPr>
                <w:rFonts w:hint="eastAsia"/>
              </w:rPr>
              <w:t>計</w:t>
            </w:r>
          </w:p>
        </w:tc>
        <w:tc>
          <w:tcPr>
            <w:tcW w:w="1560" w:type="dxa"/>
            <w:gridSpan w:val="7"/>
            <w:tcBorders>
              <w:top w:val="dotted" w:sz="4" w:space="0" w:color="auto"/>
              <w:left w:val="dotted" w:sz="4" w:space="0" w:color="auto"/>
            </w:tcBorders>
            <w:vAlign w:val="center"/>
          </w:tcPr>
          <w:p w14:paraId="79428A05" w14:textId="56673002" w:rsidR="00BC7A42" w:rsidRPr="00051E6D" w:rsidRDefault="00B926EC" w:rsidP="00BC7A42">
            <w:pPr>
              <w:ind w:left="210"/>
            </w:pPr>
            <w:r>
              <w:rPr>
                <w:rFonts w:hint="eastAsia"/>
              </w:rPr>
              <w:t>290</w:t>
            </w:r>
          </w:p>
        </w:tc>
        <w:tc>
          <w:tcPr>
            <w:tcW w:w="3543" w:type="dxa"/>
            <w:gridSpan w:val="8"/>
            <w:tcBorders>
              <w:top w:val="dotted" w:sz="4" w:space="0" w:color="auto"/>
              <w:right w:val="dotted" w:sz="4" w:space="0" w:color="auto"/>
            </w:tcBorders>
            <w:vAlign w:val="center"/>
          </w:tcPr>
          <w:p w14:paraId="08B5CAF2"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41375365" w14:textId="540AF147" w:rsidR="00BC7A42" w:rsidRPr="00051E6D" w:rsidRDefault="00A04B6A" w:rsidP="00BC7A42">
            <w:pPr>
              <w:ind w:left="210"/>
            </w:pPr>
            <w:r>
              <w:rPr>
                <w:rFonts w:hint="eastAsia"/>
              </w:rPr>
              <w:t>20</w:t>
            </w:r>
          </w:p>
        </w:tc>
      </w:tr>
      <w:tr w:rsidR="00051E6D" w14:paraId="6CB4B65D" w14:textId="77777777" w:rsidTr="00051E6D">
        <w:trPr>
          <w:cantSplit/>
          <w:trHeight w:val="397"/>
        </w:trPr>
        <w:tc>
          <w:tcPr>
            <w:tcW w:w="3329" w:type="dxa"/>
            <w:gridSpan w:val="5"/>
            <w:vMerge w:val="restart"/>
            <w:tcBorders>
              <w:right w:val="dotted" w:sz="4" w:space="0" w:color="auto"/>
            </w:tcBorders>
            <w:vAlign w:val="center"/>
          </w:tcPr>
          <w:p w14:paraId="16E37924" w14:textId="77777777" w:rsidR="00051E6D" w:rsidRPr="00051E6D" w:rsidRDefault="00051E6D" w:rsidP="00051E6D">
            <w:pPr>
              <w:ind w:left="210"/>
              <w:jc w:val="center"/>
            </w:pPr>
            <w:r w:rsidRPr="00051E6D">
              <w:rPr>
                <w:rFonts w:hint="eastAsia"/>
              </w:rPr>
              <w:t>消耗品</w:t>
            </w:r>
          </w:p>
        </w:tc>
        <w:tc>
          <w:tcPr>
            <w:tcW w:w="1276" w:type="dxa"/>
            <w:gridSpan w:val="5"/>
            <w:vMerge w:val="restart"/>
            <w:tcBorders>
              <w:left w:val="dotted" w:sz="4" w:space="0" w:color="auto"/>
            </w:tcBorders>
            <w:vAlign w:val="center"/>
          </w:tcPr>
          <w:p w14:paraId="2FAB0A56"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5896" w:type="dxa"/>
            <w:gridSpan w:val="14"/>
            <w:tcBorders>
              <w:bottom w:val="dotted" w:sz="4" w:space="0" w:color="auto"/>
            </w:tcBorders>
            <w:vAlign w:val="center"/>
          </w:tcPr>
          <w:p w14:paraId="4FB84ED2" w14:textId="77777777" w:rsidR="00051E6D" w:rsidRPr="00051E6D" w:rsidRDefault="00051E6D" w:rsidP="00051E6D">
            <w:pPr>
              <w:ind w:left="210"/>
              <w:jc w:val="center"/>
            </w:pPr>
            <w:r w:rsidRPr="00051E6D">
              <w:rPr>
                <w:rFonts w:hint="eastAsia"/>
              </w:rPr>
              <w:t>旅費交通費</w:t>
            </w:r>
          </w:p>
        </w:tc>
      </w:tr>
      <w:tr w:rsidR="00051E6D" w14:paraId="1DB3A627" w14:textId="77777777" w:rsidTr="006C5AA6">
        <w:trPr>
          <w:cantSplit/>
          <w:trHeight w:val="397"/>
        </w:trPr>
        <w:tc>
          <w:tcPr>
            <w:tcW w:w="3329" w:type="dxa"/>
            <w:gridSpan w:val="5"/>
            <w:vMerge/>
            <w:tcBorders>
              <w:bottom w:val="dotted" w:sz="4" w:space="0" w:color="auto"/>
              <w:right w:val="dotted" w:sz="4" w:space="0" w:color="auto"/>
            </w:tcBorders>
            <w:vAlign w:val="center"/>
          </w:tcPr>
          <w:p w14:paraId="6BC4F316" w14:textId="77777777" w:rsidR="00051E6D" w:rsidRPr="00051E6D" w:rsidRDefault="00051E6D" w:rsidP="00051E6D">
            <w:pPr>
              <w:ind w:left="210"/>
              <w:jc w:val="center"/>
            </w:pPr>
          </w:p>
        </w:tc>
        <w:tc>
          <w:tcPr>
            <w:tcW w:w="1276" w:type="dxa"/>
            <w:gridSpan w:val="5"/>
            <w:vMerge/>
            <w:tcBorders>
              <w:left w:val="dotted" w:sz="4" w:space="0" w:color="auto"/>
              <w:bottom w:val="dotted" w:sz="4" w:space="0" w:color="auto"/>
            </w:tcBorders>
            <w:vAlign w:val="center"/>
          </w:tcPr>
          <w:p w14:paraId="7DAE8302" w14:textId="77777777" w:rsidR="00051E6D" w:rsidRPr="00051E6D" w:rsidRDefault="00051E6D" w:rsidP="00051E6D">
            <w:pPr>
              <w:ind w:left="210"/>
              <w:jc w:val="center"/>
            </w:pPr>
          </w:p>
        </w:tc>
        <w:tc>
          <w:tcPr>
            <w:tcW w:w="1701" w:type="dxa"/>
            <w:gridSpan w:val="6"/>
            <w:tcBorders>
              <w:top w:val="dotted" w:sz="4" w:space="0" w:color="auto"/>
              <w:bottom w:val="dotted" w:sz="4" w:space="0" w:color="auto"/>
              <w:right w:val="dotted" w:sz="4" w:space="0" w:color="auto"/>
            </w:tcBorders>
            <w:vAlign w:val="center"/>
          </w:tcPr>
          <w:p w14:paraId="2AE4D2D9" w14:textId="77777777" w:rsidR="00051E6D" w:rsidRPr="00051E6D" w:rsidRDefault="00051E6D" w:rsidP="00051E6D">
            <w:pPr>
              <w:ind w:left="210"/>
              <w:jc w:val="center"/>
            </w:pPr>
            <w:r w:rsidRPr="00051E6D">
              <w:rPr>
                <w:rFonts w:hint="eastAsia"/>
              </w:rPr>
              <w:t>国内</w:t>
            </w:r>
          </w:p>
        </w:tc>
        <w:tc>
          <w:tcPr>
            <w:tcW w:w="1134" w:type="dxa"/>
            <w:gridSpan w:val="3"/>
            <w:tcBorders>
              <w:top w:val="dotted" w:sz="4" w:space="0" w:color="auto"/>
              <w:left w:val="dotted" w:sz="4" w:space="0" w:color="auto"/>
              <w:bottom w:val="dotted" w:sz="4" w:space="0" w:color="auto"/>
            </w:tcBorders>
            <w:vAlign w:val="center"/>
          </w:tcPr>
          <w:p w14:paraId="277990B2"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842" w:type="dxa"/>
            <w:gridSpan w:val="3"/>
            <w:tcBorders>
              <w:top w:val="dotted" w:sz="4" w:space="0" w:color="auto"/>
              <w:bottom w:val="dotted" w:sz="4" w:space="0" w:color="auto"/>
              <w:right w:val="dotted" w:sz="4" w:space="0" w:color="auto"/>
            </w:tcBorders>
            <w:vAlign w:val="center"/>
          </w:tcPr>
          <w:p w14:paraId="7DB0C989" w14:textId="77777777" w:rsidR="00051E6D" w:rsidRPr="00051E6D" w:rsidRDefault="00051E6D" w:rsidP="00051E6D">
            <w:pPr>
              <w:ind w:left="210"/>
              <w:jc w:val="center"/>
            </w:pPr>
            <w:r w:rsidRPr="00051E6D">
              <w:rPr>
                <w:rFonts w:hint="eastAsia"/>
              </w:rPr>
              <w:t>国外</w:t>
            </w:r>
          </w:p>
        </w:tc>
        <w:tc>
          <w:tcPr>
            <w:tcW w:w="1219" w:type="dxa"/>
            <w:gridSpan w:val="2"/>
            <w:tcBorders>
              <w:top w:val="dotted" w:sz="4" w:space="0" w:color="auto"/>
              <w:left w:val="dotted" w:sz="4" w:space="0" w:color="auto"/>
              <w:bottom w:val="dotted" w:sz="4" w:space="0" w:color="auto"/>
            </w:tcBorders>
            <w:vAlign w:val="center"/>
          </w:tcPr>
          <w:p w14:paraId="02309AEA"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7519AF7E" w14:textId="77777777" w:rsidTr="006C5AA6">
        <w:trPr>
          <w:cantSplit/>
          <w:trHeight w:val="1701"/>
        </w:trPr>
        <w:tc>
          <w:tcPr>
            <w:tcW w:w="3329" w:type="dxa"/>
            <w:gridSpan w:val="5"/>
            <w:tcBorders>
              <w:top w:val="dotted" w:sz="4" w:space="0" w:color="auto"/>
              <w:bottom w:val="dotted" w:sz="4" w:space="0" w:color="auto"/>
              <w:right w:val="dotted" w:sz="4" w:space="0" w:color="auto"/>
            </w:tcBorders>
            <w:vAlign w:val="center"/>
          </w:tcPr>
          <w:p w14:paraId="0FF9E0EB" w14:textId="33647060" w:rsidR="00BC7A42" w:rsidRPr="00051E6D" w:rsidRDefault="00B926EC" w:rsidP="00BC7A42">
            <w:pPr>
              <w:ind w:left="210"/>
            </w:pPr>
            <w:r>
              <w:rPr>
                <w:rFonts w:hint="eastAsia"/>
              </w:rPr>
              <w:t>生成系</w:t>
            </w:r>
            <w:r>
              <w:t>AI</w:t>
            </w:r>
            <w:r>
              <w:rPr>
                <w:rFonts w:hint="eastAsia"/>
              </w:rPr>
              <w:t>（</w:t>
            </w:r>
            <w:r>
              <w:t>Chat GPT</w:t>
            </w:r>
            <w:r>
              <w:rPr>
                <w:rFonts w:hint="eastAsia"/>
              </w:rPr>
              <w:t>、</w:t>
            </w:r>
            <w:r>
              <w:t>Claude</w:t>
            </w:r>
            <w:r>
              <w:rPr>
                <w:rFonts w:hint="eastAsia"/>
              </w:rPr>
              <w:t>使用料）、</w:t>
            </w:r>
            <w:r w:rsidR="005C1981">
              <w:t>API</w:t>
            </w:r>
            <w:r w:rsidR="005C1981">
              <w:rPr>
                <w:rFonts w:hint="eastAsia"/>
              </w:rPr>
              <w:t>使用料</w:t>
            </w:r>
          </w:p>
        </w:tc>
        <w:tc>
          <w:tcPr>
            <w:tcW w:w="1276" w:type="dxa"/>
            <w:gridSpan w:val="5"/>
            <w:tcBorders>
              <w:top w:val="dotted" w:sz="4" w:space="0" w:color="auto"/>
              <w:left w:val="dotted" w:sz="4" w:space="0" w:color="auto"/>
              <w:bottom w:val="dotted" w:sz="4" w:space="0" w:color="auto"/>
            </w:tcBorders>
            <w:vAlign w:val="center"/>
          </w:tcPr>
          <w:p w14:paraId="00364B13" w14:textId="44C04777" w:rsidR="00BC7A42" w:rsidRPr="00051E6D" w:rsidRDefault="005C1981" w:rsidP="00BC7A42">
            <w:pPr>
              <w:ind w:left="210"/>
            </w:pPr>
            <w:r>
              <w:rPr>
                <w:rFonts w:hint="eastAsia"/>
              </w:rPr>
              <w:t>110</w:t>
            </w:r>
          </w:p>
        </w:tc>
        <w:tc>
          <w:tcPr>
            <w:tcW w:w="1701" w:type="dxa"/>
            <w:gridSpan w:val="6"/>
            <w:tcBorders>
              <w:top w:val="dotted" w:sz="4" w:space="0" w:color="auto"/>
              <w:bottom w:val="dotted" w:sz="4" w:space="0" w:color="auto"/>
              <w:right w:val="dotted" w:sz="4" w:space="0" w:color="auto"/>
            </w:tcBorders>
            <w:vAlign w:val="center"/>
          </w:tcPr>
          <w:p w14:paraId="3DEAD81E" w14:textId="0127B5D4" w:rsidR="00BC7A42" w:rsidRPr="00051E6D" w:rsidRDefault="00E11515" w:rsidP="00BC7A42">
            <w:pPr>
              <w:ind w:left="210"/>
            </w:pPr>
            <w:ins w:id="3" w:author="Microsoft Office User" w:date="2026-01-11T11:22:00Z" w16du:dateUtc="2026-01-11T02:22:00Z">
              <w:r>
                <w:t>第</w:t>
              </w:r>
              <w:r>
                <w:t>36</w:t>
              </w:r>
            </w:ins>
            <w:ins w:id="4" w:author="Microsoft Office User" w:date="2026-01-11T11:23:00Z" w16du:dateUtc="2026-01-11T02:23:00Z">
              <w:r>
                <w:rPr>
                  <w:rFonts w:hint="eastAsia"/>
                </w:rPr>
                <w:t>回</w:t>
              </w:r>
            </w:ins>
            <w:r w:rsidR="00A04B6A">
              <w:rPr>
                <w:rFonts w:hint="eastAsia"/>
              </w:rPr>
              <w:t>日本医療薬学会年会（石川県）</w:t>
            </w:r>
          </w:p>
        </w:tc>
        <w:tc>
          <w:tcPr>
            <w:tcW w:w="1134" w:type="dxa"/>
            <w:gridSpan w:val="3"/>
            <w:tcBorders>
              <w:top w:val="dotted" w:sz="4" w:space="0" w:color="auto"/>
              <w:left w:val="dotted" w:sz="4" w:space="0" w:color="auto"/>
              <w:bottom w:val="dotted" w:sz="4" w:space="0" w:color="auto"/>
            </w:tcBorders>
            <w:vAlign w:val="center"/>
          </w:tcPr>
          <w:p w14:paraId="7571C3EC" w14:textId="0C7DB326" w:rsidR="00BC7A42" w:rsidRPr="00051E6D" w:rsidRDefault="00A04B6A" w:rsidP="00BC7A42">
            <w:pPr>
              <w:ind w:left="210"/>
            </w:pPr>
            <w:r>
              <w:rPr>
                <w:rFonts w:hint="eastAsia"/>
              </w:rPr>
              <w:t>80</w:t>
            </w:r>
          </w:p>
        </w:tc>
        <w:tc>
          <w:tcPr>
            <w:tcW w:w="1842" w:type="dxa"/>
            <w:gridSpan w:val="3"/>
            <w:tcBorders>
              <w:top w:val="dotted" w:sz="4" w:space="0" w:color="auto"/>
              <w:bottom w:val="dotted" w:sz="4" w:space="0" w:color="auto"/>
              <w:right w:val="dotted" w:sz="4" w:space="0" w:color="auto"/>
            </w:tcBorders>
            <w:vAlign w:val="center"/>
          </w:tcPr>
          <w:p w14:paraId="287638D6" w14:textId="77777777" w:rsidR="00BC7A42" w:rsidRPr="00051E6D" w:rsidRDefault="00BC7A42" w:rsidP="00BC7A42">
            <w:pPr>
              <w:ind w:left="210"/>
            </w:pPr>
          </w:p>
        </w:tc>
        <w:tc>
          <w:tcPr>
            <w:tcW w:w="1219" w:type="dxa"/>
            <w:gridSpan w:val="2"/>
            <w:tcBorders>
              <w:top w:val="dotted" w:sz="4" w:space="0" w:color="auto"/>
              <w:left w:val="dotted" w:sz="4" w:space="0" w:color="auto"/>
              <w:bottom w:val="dotted" w:sz="4" w:space="0" w:color="auto"/>
            </w:tcBorders>
            <w:vAlign w:val="center"/>
          </w:tcPr>
          <w:p w14:paraId="5A6F2635" w14:textId="77777777" w:rsidR="00BC7A42" w:rsidRPr="00051E6D" w:rsidRDefault="00BC7A42" w:rsidP="00BC7A42">
            <w:pPr>
              <w:ind w:left="210"/>
            </w:pPr>
          </w:p>
        </w:tc>
      </w:tr>
      <w:tr w:rsidR="00BC7A42" w14:paraId="399E36A9" w14:textId="77777777" w:rsidTr="006C5AA6">
        <w:trPr>
          <w:cantSplit/>
          <w:trHeight w:val="454"/>
        </w:trPr>
        <w:tc>
          <w:tcPr>
            <w:tcW w:w="3329" w:type="dxa"/>
            <w:gridSpan w:val="5"/>
            <w:tcBorders>
              <w:top w:val="dotted" w:sz="4" w:space="0" w:color="auto"/>
              <w:right w:val="dotted" w:sz="4" w:space="0" w:color="auto"/>
            </w:tcBorders>
            <w:vAlign w:val="center"/>
          </w:tcPr>
          <w:p w14:paraId="756E78B8" w14:textId="77777777" w:rsidR="00BC7A42"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2A1A261A" w14:textId="6969EF0A" w:rsidR="00BC7A42" w:rsidRPr="00051E6D" w:rsidRDefault="005C1981" w:rsidP="00BC7A42">
            <w:pPr>
              <w:ind w:left="210"/>
            </w:pPr>
            <w:r>
              <w:rPr>
                <w:rFonts w:hint="eastAsia"/>
              </w:rPr>
              <w:t>110</w:t>
            </w:r>
          </w:p>
        </w:tc>
        <w:tc>
          <w:tcPr>
            <w:tcW w:w="1701" w:type="dxa"/>
            <w:gridSpan w:val="6"/>
            <w:tcBorders>
              <w:top w:val="dotted" w:sz="4" w:space="0" w:color="auto"/>
              <w:right w:val="dotted" w:sz="4" w:space="0" w:color="auto"/>
            </w:tcBorders>
            <w:vAlign w:val="center"/>
          </w:tcPr>
          <w:p w14:paraId="483485A4" w14:textId="77777777" w:rsidR="00BC7A42" w:rsidRPr="00051E6D" w:rsidRDefault="00051E6D" w:rsidP="00051E6D">
            <w:pPr>
              <w:ind w:left="210"/>
              <w:jc w:val="right"/>
            </w:pPr>
            <w:r>
              <w:rPr>
                <w:rFonts w:hint="eastAsia"/>
              </w:rPr>
              <w:t>計</w:t>
            </w:r>
          </w:p>
        </w:tc>
        <w:tc>
          <w:tcPr>
            <w:tcW w:w="1134" w:type="dxa"/>
            <w:gridSpan w:val="3"/>
            <w:tcBorders>
              <w:top w:val="dotted" w:sz="4" w:space="0" w:color="auto"/>
              <w:left w:val="dotted" w:sz="4" w:space="0" w:color="auto"/>
            </w:tcBorders>
            <w:vAlign w:val="center"/>
          </w:tcPr>
          <w:p w14:paraId="21F7C863" w14:textId="52EDAB3A" w:rsidR="00BC7A42" w:rsidRPr="00051E6D" w:rsidRDefault="00A04B6A" w:rsidP="00BC7A42">
            <w:pPr>
              <w:ind w:left="210"/>
            </w:pPr>
            <w:r>
              <w:rPr>
                <w:rFonts w:hint="eastAsia"/>
              </w:rPr>
              <w:t>80</w:t>
            </w:r>
          </w:p>
        </w:tc>
        <w:tc>
          <w:tcPr>
            <w:tcW w:w="1842" w:type="dxa"/>
            <w:gridSpan w:val="3"/>
            <w:tcBorders>
              <w:top w:val="dotted" w:sz="4" w:space="0" w:color="auto"/>
              <w:right w:val="dotted" w:sz="4" w:space="0" w:color="auto"/>
            </w:tcBorders>
            <w:vAlign w:val="center"/>
          </w:tcPr>
          <w:p w14:paraId="39CF2F58"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C581158" w14:textId="77777777" w:rsidR="00BC7A42" w:rsidRPr="00051E6D" w:rsidRDefault="00BC7A42" w:rsidP="00BC7A42">
            <w:pPr>
              <w:ind w:left="210"/>
            </w:pPr>
          </w:p>
        </w:tc>
      </w:tr>
      <w:tr w:rsidR="00BA7363" w14:paraId="54171DB5" w14:textId="77777777" w:rsidTr="006C5AA6">
        <w:trPr>
          <w:cantSplit/>
          <w:trHeight w:val="454"/>
        </w:trPr>
        <w:tc>
          <w:tcPr>
            <w:tcW w:w="3045" w:type="dxa"/>
            <w:gridSpan w:val="3"/>
            <w:tcBorders>
              <w:top w:val="dotted" w:sz="4" w:space="0" w:color="auto"/>
              <w:bottom w:val="dotted" w:sz="4" w:space="0" w:color="auto"/>
              <w:right w:val="dotted" w:sz="4" w:space="0" w:color="auto"/>
            </w:tcBorders>
            <w:vAlign w:val="center"/>
          </w:tcPr>
          <w:p w14:paraId="05A3B522" w14:textId="77777777" w:rsidR="00BA7363" w:rsidRPr="00051E6D" w:rsidRDefault="006D18A5" w:rsidP="006C5AA6">
            <w:pPr>
              <w:ind w:left="210"/>
              <w:jc w:val="center"/>
            </w:pPr>
            <w:r>
              <w:rPr>
                <w:rFonts w:hint="eastAsia"/>
              </w:rPr>
              <w:t>支払報酬費</w:t>
            </w:r>
          </w:p>
        </w:tc>
        <w:tc>
          <w:tcPr>
            <w:tcW w:w="1276" w:type="dxa"/>
            <w:gridSpan w:val="5"/>
            <w:tcBorders>
              <w:top w:val="dotted" w:sz="4" w:space="0" w:color="auto"/>
              <w:left w:val="dotted" w:sz="4" w:space="0" w:color="auto"/>
              <w:bottom w:val="dotted" w:sz="4" w:space="0" w:color="auto"/>
            </w:tcBorders>
            <w:vAlign w:val="center"/>
          </w:tcPr>
          <w:p w14:paraId="7468949E"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985" w:type="dxa"/>
            <w:gridSpan w:val="8"/>
            <w:tcBorders>
              <w:top w:val="dotted" w:sz="4" w:space="0" w:color="auto"/>
              <w:bottom w:val="dotted" w:sz="4" w:space="0" w:color="auto"/>
              <w:right w:val="dotted" w:sz="4" w:space="0" w:color="auto"/>
            </w:tcBorders>
            <w:vAlign w:val="center"/>
          </w:tcPr>
          <w:p w14:paraId="6B1A653C" w14:textId="77777777" w:rsidR="00BA7363" w:rsidRPr="00051E6D" w:rsidRDefault="006D18A5" w:rsidP="006C5AA6">
            <w:pPr>
              <w:ind w:left="210"/>
              <w:jc w:val="center"/>
            </w:pPr>
            <w:r>
              <w:rPr>
                <w:rFonts w:hint="eastAsia"/>
              </w:rPr>
              <w:t>会議渉外費</w:t>
            </w:r>
          </w:p>
        </w:tc>
        <w:tc>
          <w:tcPr>
            <w:tcW w:w="1275" w:type="dxa"/>
            <w:gridSpan w:val="4"/>
            <w:tcBorders>
              <w:top w:val="dotted" w:sz="4" w:space="0" w:color="auto"/>
              <w:left w:val="dotted" w:sz="4" w:space="0" w:color="auto"/>
              <w:bottom w:val="dotted" w:sz="4" w:space="0" w:color="auto"/>
            </w:tcBorders>
            <w:vAlign w:val="center"/>
          </w:tcPr>
          <w:p w14:paraId="6EAAA81A"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701" w:type="dxa"/>
            <w:gridSpan w:val="2"/>
            <w:tcBorders>
              <w:top w:val="dotted" w:sz="4" w:space="0" w:color="auto"/>
              <w:bottom w:val="dotted" w:sz="4" w:space="0" w:color="auto"/>
              <w:right w:val="dotted" w:sz="4" w:space="0" w:color="auto"/>
            </w:tcBorders>
            <w:vAlign w:val="center"/>
          </w:tcPr>
          <w:p w14:paraId="23FFF0A6" w14:textId="77777777" w:rsidR="00BA7363" w:rsidRPr="00051E6D" w:rsidRDefault="006D18A5" w:rsidP="006C5AA6">
            <w:pPr>
              <w:ind w:left="210"/>
              <w:jc w:val="center"/>
            </w:pPr>
            <w:r>
              <w:rPr>
                <w:rFonts w:hint="eastAsia"/>
              </w:rPr>
              <w:t>その他</w:t>
            </w:r>
          </w:p>
        </w:tc>
        <w:tc>
          <w:tcPr>
            <w:tcW w:w="1219" w:type="dxa"/>
            <w:gridSpan w:val="2"/>
            <w:tcBorders>
              <w:top w:val="dotted" w:sz="4" w:space="0" w:color="auto"/>
              <w:left w:val="dotted" w:sz="4" w:space="0" w:color="auto"/>
              <w:bottom w:val="dotted" w:sz="4" w:space="0" w:color="auto"/>
            </w:tcBorders>
            <w:vAlign w:val="center"/>
          </w:tcPr>
          <w:p w14:paraId="2CBFC5E1"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6D18A5" w14:paraId="5286C78B" w14:textId="77777777" w:rsidTr="006C5AA6">
        <w:trPr>
          <w:cantSplit/>
          <w:trHeight w:val="1701"/>
        </w:trPr>
        <w:tc>
          <w:tcPr>
            <w:tcW w:w="3045" w:type="dxa"/>
            <w:gridSpan w:val="3"/>
            <w:tcBorders>
              <w:top w:val="dotted" w:sz="4" w:space="0" w:color="auto"/>
              <w:bottom w:val="dotted" w:sz="4" w:space="0" w:color="auto"/>
              <w:right w:val="dotted" w:sz="4" w:space="0" w:color="auto"/>
            </w:tcBorders>
            <w:vAlign w:val="center"/>
          </w:tcPr>
          <w:p w14:paraId="15DB81D9" w14:textId="77777777" w:rsidR="006D18A5" w:rsidRPr="00051E6D" w:rsidRDefault="006D18A5" w:rsidP="00BC7A42">
            <w:pPr>
              <w:ind w:left="210"/>
            </w:pPr>
          </w:p>
        </w:tc>
        <w:tc>
          <w:tcPr>
            <w:tcW w:w="1276" w:type="dxa"/>
            <w:gridSpan w:val="5"/>
            <w:tcBorders>
              <w:top w:val="dotted" w:sz="4" w:space="0" w:color="auto"/>
              <w:left w:val="dotted" w:sz="4" w:space="0" w:color="auto"/>
              <w:bottom w:val="dotted" w:sz="4" w:space="0" w:color="auto"/>
            </w:tcBorders>
            <w:vAlign w:val="center"/>
          </w:tcPr>
          <w:p w14:paraId="21111430" w14:textId="77777777" w:rsidR="006D18A5" w:rsidRPr="00051E6D" w:rsidRDefault="006D18A5" w:rsidP="00BC7A42">
            <w:pPr>
              <w:ind w:left="210"/>
            </w:pPr>
          </w:p>
        </w:tc>
        <w:tc>
          <w:tcPr>
            <w:tcW w:w="1985" w:type="dxa"/>
            <w:gridSpan w:val="8"/>
            <w:tcBorders>
              <w:top w:val="dotted" w:sz="4" w:space="0" w:color="auto"/>
              <w:bottom w:val="dotted" w:sz="4" w:space="0" w:color="auto"/>
              <w:right w:val="dotted" w:sz="4" w:space="0" w:color="auto"/>
            </w:tcBorders>
            <w:vAlign w:val="center"/>
          </w:tcPr>
          <w:p w14:paraId="27402B50" w14:textId="77777777" w:rsidR="006D18A5" w:rsidRPr="00051E6D" w:rsidRDefault="006D18A5" w:rsidP="00BC7A42">
            <w:pPr>
              <w:ind w:left="210"/>
            </w:pPr>
          </w:p>
        </w:tc>
        <w:tc>
          <w:tcPr>
            <w:tcW w:w="1275" w:type="dxa"/>
            <w:gridSpan w:val="4"/>
            <w:tcBorders>
              <w:top w:val="dotted" w:sz="4" w:space="0" w:color="auto"/>
              <w:left w:val="dotted" w:sz="4" w:space="0" w:color="auto"/>
              <w:bottom w:val="dotted" w:sz="4" w:space="0" w:color="auto"/>
            </w:tcBorders>
            <w:vAlign w:val="center"/>
          </w:tcPr>
          <w:p w14:paraId="63CA668A" w14:textId="77777777" w:rsidR="006D18A5" w:rsidRPr="00051E6D" w:rsidRDefault="006D18A5" w:rsidP="00BC7A42">
            <w:pPr>
              <w:ind w:left="210"/>
            </w:pPr>
          </w:p>
        </w:tc>
        <w:tc>
          <w:tcPr>
            <w:tcW w:w="1701" w:type="dxa"/>
            <w:gridSpan w:val="2"/>
            <w:tcBorders>
              <w:top w:val="dotted" w:sz="4" w:space="0" w:color="auto"/>
              <w:bottom w:val="dotted" w:sz="4" w:space="0" w:color="auto"/>
              <w:right w:val="dotted" w:sz="4" w:space="0" w:color="auto"/>
            </w:tcBorders>
            <w:vAlign w:val="center"/>
          </w:tcPr>
          <w:p w14:paraId="2429599F" w14:textId="357D2D51" w:rsidR="006D18A5" w:rsidRDefault="005C1981" w:rsidP="00BC7A42">
            <w:pPr>
              <w:ind w:left="210"/>
            </w:pPr>
            <w:r>
              <w:rPr>
                <w:rFonts w:hint="eastAsia"/>
              </w:rPr>
              <w:t>英語論文投稿料</w:t>
            </w:r>
          </w:p>
          <w:p w14:paraId="66CCAB19" w14:textId="1980CE2C" w:rsidR="005C1981" w:rsidRPr="00051E6D" w:rsidRDefault="005C1981" w:rsidP="00BC7A42">
            <w:pPr>
              <w:ind w:left="210"/>
            </w:pPr>
            <w:r>
              <w:rPr>
                <w:rFonts w:hint="eastAsia"/>
              </w:rPr>
              <w:t>英文校閲料</w:t>
            </w:r>
          </w:p>
        </w:tc>
        <w:tc>
          <w:tcPr>
            <w:tcW w:w="1219" w:type="dxa"/>
            <w:gridSpan w:val="2"/>
            <w:tcBorders>
              <w:top w:val="dotted" w:sz="4" w:space="0" w:color="auto"/>
              <w:left w:val="dotted" w:sz="4" w:space="0" w:color="auto"/>
              <w:bottom w:val="dotted" w:sz="4" w:space="0" w:color="auto"/>
            </w:tcBorders>
            <w:vAlign w:val="center"/>
          </w:tcPr>
          <w:p w14:paraId="54CCDEA8" w14:textId="66E654C8" w:rsidR="006D18A5" w:rsidRPr="00051E6D" w:rsidRDefault="005C1981" w:rsidP="00BC7A42">
            <w:pPr>
              <w:ind w:left="210"/>
            </w:pPr>
            <w:r>
              <w:rPr>
                <w:rFonts w:hint="eastAsia"/>
              </w:rPr>
              <w:t>500</w:t>
            </w:r>
          </w:p>
        </w:tc>
      </w:tr>
      <w:tr w:rsidR="00BA7363" w14:paraId="36A1A566" w14:textId="77777777" w:rsidTr="006C5AA6">
        <w:trPr>
          <w:cantSplit/>
          <w:trHeight w:val="454"/>
        </w:trPr>
        <w:tc>
          <w:tcPr>
            <w:tcW w:w="3045" w:type="dxa"/>
            <w:gridSpan w:val="3"/>
            <w:tcBorders>
              <w:top w:val="dotted" w:sz="4" w:space="0" w:color="auto"/>
              <w:right w:val="dotted" w:sz="4" w:space="0" w:color="auto"/>
            </w:tcBorders>
            <w:vAlign w:val="center"/>
          </w:tcPr>
          <w:p w14:paraId="17A20AA5" w14:textId="77777777" w:rsidR="00BA7363"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3E7F2C0A" w14:textId="77777777" w:rsidR="00BA7363" w:rsidRPr="00051E6D" w:rsidRDefault="00BA7363" w:rsidP="00BC7A42">
            <w:pPr>
              <w:ind w:left="210"/>
            </w:pPr>
          </w:p>
        </w:tc>
        <w:tc>
          <w:tcPr>
            <w:tcW w:w="1985" w:type="dxa"/>
            <w:gridSpan w:val="8"/>
            <w:tcBorders>
              <w:top w:val="dotted" w:sz="4" w:space="0" w:color="auto"/>
              <w:right w:val="dotted" w:sz="4" w:space="0" w:color="auto"/>
            </w:tcBorders>
            <w:vAlign w:val="center"/>
          </w:tcPr>
          <w:p w14:paraId="2FC95C24" w14:textId="77777777" w:rsidR="00BA7363" w:rsidRPr="00051E6D" w:rsidRDefault="00051E6D" w:rsidP="00051E6D">
            <w:pPr>
              <w:ind w:left="210"/>
              <w:jc w:val="right"/>
            </w:pPr>
            <w:r>
              <w:rPr>
                <w:rFonts w:hint="eastAsia"/>
              </w:rPr>
              <w:t>計</w:t>
            </w:r>
          </w:p>
        </w:tc>
        <w:tc>
          <w:tcPr>
            <w:tcW w:w="1275" w:type="dxa"/>
            <w:gridSpan w:val="4"/>
            <w:tcBorders>
              <w:top w:val="dotted" w:sz="4" w:space="0" w:color="auto"/>
              <w:left w:val="dotted" w:sz="4" w:space="0" w:color="auto"/>
            </w:tcBorders>
            <w:vAlign w:val="center"/>
          </w:tcPr>
          <w:p w14:paraId="5AE0A91E" w14:textId="77777777" w:rsidR="00BA7363" w:rsidRPr="00051E6D" w:rsidRDefault="00BA7363" w:rsidP="00BC7A42">
            <w:pPr>
              <w:ind w:left="210"/>
            </w:pPr>
          </w:p>
        </w:tc>
        <w:tc>
          <w:tcPr>
            <w:tcW w:w="1701" w:type="dxa"/>
            <w:gridSpan w:val="2"/>
            <w:tcBorders>
              <w:top w:val="dotted" w:sz="4" w:space="0" w:color="auto"/>
              <w:right w:val="dotted" w:sz="4" w:space="0" w:color="auto"/>
            </w:tcBorders>
            <w:vAlign w:val="center"/>
          </w:tcPr>
          <w:p w14:paraId="77C4CE25" w14:textId="77777777" w:rsidR="00BA7363"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4255102" w14:textId="0E288B9E" w:rsidR="00BA7363" w:rsidRPr="00051E6D" w:rsidRDefault="00A04B6A" w:rsidP="00BC7A42">
            <w:pPr>
              <w:ind w:left="210"/>
            </w:pPr>
            <w:r>
              <w:rPr>
                <w:rFonts w:hint="eastAsia"/>
              </w:rPr>
              <w:t>500</w:t>
            </w:r>
          </w:p>
        </w:tc>
      </w:tr>
      <w:tr w:rsidR="0086458F" w14:paraId="74398BBC" w14:textId="77777777" w:rsidTr="006D18A5">
        <w:trPr>
          <w:cantSplit/>
          <w:trHeight w:val="930"/>
        </w:trPr>
        <w:tc>
          <w:tcPr>
            <w:tcW w:w="10501" w:type="dxa"/>
            <w:gridSpan w:val="24"/>
            <w:tcBorders>
              <w:bottom w:val="single" w:sz="4" w:space="0" w:color="auto"/>
            </w:tcBorders>
            <w:vAlign w:val="center"/>
          </w:tcPr>
          <w:p w14:paraId="72531491" w14:textId="77777777" w:rsidR="006D18A5" w:rsidRPr="009006E9" w:rsidRDefault="00B716C5" w:rsidP="006D18A5">
            <w:pPr>
              <w:rPr>
                <w:rFonts w:ascii="ＭＳ ゴシック" w:eastAsia="ＭＳ ゴシック" w:hAnsi="ＭＳ ゴシック"/>
                <w:sz w:val="24"/>
                <w:szCs w:val="24"/>
              </w:rPr>
            </w:pPr>
            <w:r>
              <w:rPr>
                <w:rFonts w:ascii="ＭＳ ゴシック" w:eastAsia="ＭＳ ゴシック" w:hAnsi="ＭＳ ゴシック" w:hint="eastAsia"/>
                <w:sz w:val="24"/>
                <w:szCs w:val="24"/>
              </w:rPr>
              <w:t>経費使用方法の合理性について</w:t>
            </w:r>
          </w:p>
          <w:p w14:paraId="7848E8B2" w14:textId="77777777" w:rsidR="006D18A5" w:rsidRDefault="006D18A5" w:rsidP="006D18A5">
            <w:pPr>
              <w:rPr>
                <w:szCs w:val="21"/>
              </w:rPr>
            </w:pPr>
            <w:r>
              <w:rPr>
                <w:rFonts w:hint="eastAsia"/>
                <w:sz w:val="24"/>
                <w:szCs w:val="24"/>
              </w:rPr>
              <w:t xml:space="preserve">　</w:t>
            </w:r>
            <w:r>
              <w:rPr>
                <w:rFonts w:hint="eastAsia"/>
                <w:szCs w:val="21"/>
              </w:rPr>
              <w:t>・当該年度に機器備品・図書を本助成で購入する理由</w:t>
            </w:r>
          </w:p>
          <w:p w14:paraId="2013F5C5" w14:textId="77777777" w:rsidR="0086458F" w:rsidRDefault="006D18A5" w:rsidP="006D18A5">
            <w:pPr>
              <w:rPr>
                <w:szCs w:val="21"/>
              </w:rPr>
            </w:pPr>
            <w:r>
              <w:rPr>
                <w:rFonts w:hint="eastAsia"/>
                <w:sz w:val="24"/>
                <w:szCs w:val="24"/>
              </w:rPr>
              <w:t xml:space="preserve">　</w:t>
            </w:r>
            <w:r>
              <w:rPr>
                <w:rFonts w:hint="eastAsia"/>
                <w:szCs w:val="21"/>
              </w:rPr>
              <w:t>・当該年度における、旅費の経費に占める割合が７０％を超える場合の理由</w:t>
            </w:r>
          </w:p>
          <w:p w14:paraId="38C838D8" w14:textId="77777777" w:rsidR="00B716C5" w:rsidRPr="00BA7363" w:rsidRDefault="00B716C5" w:rsidP="00B716C5">
            <w:pPr>
              <w:ind w:firstLineChars="100" w:firstLine="210"/>
            </w:pPr>
            <w:r w:rsidRPr="002A34FD">
              <w:rPr>
                <w:rFonts w:hint="eastAsia"/>
                <w:szCs w:val="21"/>
              </w:rPr>
              <w:t>・助成金の５０％を超える経費を他機関の共同研究者が使用する場合の理由</w:t>
            </w:r>
          </w:p>
        </w:tc>
      </w:tr>
      <w:tr w:rsidR="0086458F" w14:paraId="05BAF2A6" w14:textId="77777777" w:rsidTr="00627393">
        <w:trPr>
          <w:cantSplit/>
          <w:trHeight w:val="986"/>
        </w:trPr>
        <w:tc>
          <w:tcPr>
            <w:tcW w:w="10501" w:type="dxa"/>
            <w:gridSpan w:val="24"/>
            <w:tcBorders>
              <w:bottom w:val="single" w:sz="4" w:space="0" w:color="auto"/>
            </w:tcBorders>
          </w:tcPr>
          <w:p w14:paraId="43FBE341" w14:textId="0A3FF5E6" w:rsidR="0086458F" w:rsidRDefault="004B05DF">
            <w:r>
              <w:t>【機器備品・図書購入】</w:t>
            </w:r>
            <w:r w:rsidR="006E5C29">
              <w:rPr>
                <w:rFonts w:hint="eastAsia"/>
              </w:rPr>
              <w:t>アプリの開発および動作確認用にパソコンを</w:t>
            </w:r>
            <w:r>
              <w:t>購入</w:t>
            </w:r>
            <w:r w:rsidR="006E5C29">
              <w:rPr>
                <w:rFonts w:hint="eastAsia"/>
              </w:rPr>
              <w:t>する</w:t>
            </w:r>
            <w:r>
              <w:t>。最新の教育工学および</w:t>
            </w:r>
            <w:r>
              <w:t>AI</w:t>
            </w:r>
            <w:r>
              <w:t>技術に関する専門書籍・学術雑誌の購入に充てる。</w:t>
            </w:r>
          </w:p>
          <w:p w14:paraId="4574E433" w14:textId="77777777" w:rsidR="004B05DF" w:rsidRDefault="004B05DF">
            <w:r>
              <w:t>【旅費】学会発表による研究成果の発信と、先進事例の視察による知見獲得のために適切な金額である。</w:t>
            </w:r>
          </w:p>
          <w:p w14:paraId="5EB2A042" w14:textId="1519B18D" w:rsidR="004B05DF" w:rsidRDefault="004B05DF">
            <w:r>
              <w:t>【共同研究者】</w:t>
            </w:r>
            <w:r w:rsidRPr="002A34FD">
              <w:rPr>
                <w:rFonts w:hint="eastAsia"/>
                <w:szCs w:val="21"/>
              </w:rPr>
              <w:t>共同研究者が助成金の</w:t>
            </w:r>
            <w:r w:rsidR="00183621">
              <w:rPr>
                <w:szCs w:val="21"/>
              </w:rPr>
              <w:t>50%</w:t>
            </w:r>
            <w:r w:rsidRPr="002A34FD">
              <w:rPr>
                <w:rFonts w:hint="eastAsia"/>
                <w:szCs w:val="21"/>
              </w:rPr>
              <w:t>を超える経費</w:t>
            </w:r>
            <w:r w:rsidR="001F7EB8">
              <w:rPr>
                <w:rFonts w:hint="eastAsia"/>
                <w:szCs w:val="21"/>
              </w:rPr>
              <w:t>を</w:t>
            </w:r>
            <w:r w:rsidRPr="002A34FD">
              <w:rPr>
                <w:rFonts w:hint="eastAsia"/>
                <w:szCs w:val="21"/>
              </w:rPr>
              <w:t>使用</w:t>
            </w:r>
            <w:r>
              <w:rPr>
                <w:rFonts w:hint="eastAsia"/>
                <w:szCs w:val="21"/>
              </w:rPr>
              <w:t>しない。</w:t>
            </w:r>
          </w:p>
        </w:tc>
      </w:tr>
      <w:tr w:rsidR="00627393" w14:paraId="1FB60094" w14:textId="77777777" w:rsidTr="00627393">
        <w:trPr>
          <w:cantSplit/>
          <w:trHeight w:val="546"/>
        </w:trPr>
        <w:tc>
          <w:tcPr>
            <w:tcW w:w="10501" w:type="dxa"/>
            <w:gridSpan w:val="24"/>
            <w:tcBorders>
              <w:bottom w:val="single" w:sz="4" w:space="0" w:color="auto"/>
            </w:tcBorders>
          </w:tcPr>
          <w:p w14:paraId="6FFB88A4" w14:textId="77777777" w:rsidR="00627393" w:rsidRPr="006208C4" w:rsidRDefault="00627393" w:rsidP="00FF7810">
            <w:pPr>
              <w:rPr>
                <w:color w:val="FF0000"/>
              </w:rPr>
            </w:pPr>
            <w:r w:rsidRPr="005A67D5">
              <w:rPr>
                <w:rFonts w:hint="eastAsia"/>
              </w:rPr>
              <w:t>当該研究の実施にあたり，当該助成金以外の研究資金も充当を見込む場合，その財源名，経費内訳と金額</w:t>
            </w:r>
          </w:p>
        </w:tc>
      </w:tr>
      <w:tr w:rsidR="00627393" w14:paraId="6A6F3DC7" w14:textId="77777777" w:rsidTr="00627393">
        <w:trPr>
          <w:cantSplit/>
          <w:trHeight w:val="1154"/>
        </w:trPr>
        <w:tc>
          <w:tcPr>
            <w:tcW w:w="10501" w:type="dxa"/>
            <w:gridSpan w:val="24"/>
            <w:tcBorders>
              <w:bottom w:val="single" w:sz="4" w:space="0" w:color="auto"/>
            </w:tcBorders>
          </w:tcPr>
          <w:p w14:paraId="2440F121" w14:textId="40A51E90" w:rsidR="00627393" w:rsidRPr="006208C4" w:rsidRDefault="004B05DF" w:rsidP="00FF7810">
            <w:pPr>
              <w:rPr>
                <w:color w:val="FF0000"/>
              </w:rPr>
            </w:pPr>
            <w:r>
              <w:t>該当なし（本助成金のみで研究を実施する予定）</w:t>
            </w:r>
          </w:p>
        </w:tc>
      </w:tr>
      <w:tr w:rsidR="00627393" w14:paraId="67DE7E8A" w14:textId="77777777" w:rsidTr="00627393">
        <w:trPr>
          <w:cantSplit/>
          <w:trHeight w:val="953"/>
        </w:trPr>
        <w:tc>
          <w:tcPr>
            <w:tcW w:w="10501" w:type="dxa"/>
            <w:gridSpan w:val="24"/>
            <w:tcBorders>
              <w:bottom w:val="single" w:sz="4" w:space="0" w:color="auto"/>
            </w:tcBorders>
          </w:tcPr>
          <w:p w14:paraId="48A1DD60" w14:textId="77777777" w:rsidR="00627393" w:rsidRPr="0090062F" w:rsidRDefault="00627393" w:rsidP="00FF7810">
            <w:pPr>
              <w:ind w:left="1890" w:hangingChars="900" w:hanging="1890"/>
            </w:pPr>
            <w:r w:rsidRPr="0090062F">
              <w:rPr>
                <w:rFonts w:hint="eastAsia"/>
              </w:rPr>
              <w:t>エフォート（％）：研究者の年間全仕事時間</w:t>
            </w:r>
            <w:r w:rsidRPr="0090062F">
              <w:rPr>
                <w:rFonts w:hint="eastAsia"/>
              </w:rPr>
              <w:t>*</w:t>
            </w:r>
            <w:r w:rsidRPr="0090062F">
              <w:rPr>
                <w:rFonts w:hint="eastAsia"/>
              </w:rPr>
              <w:t>を</w:t>
            </w:r>
            <w:r w:rsidRPr="0090062F">
              <w:rPr>
                <w:rFonts w:hint="eastAsia"/>
              </w:rPr>
              <w:t>100</w:t>
            </w:r>
            <w:r w:rsidRPr="0090062F">
              <w:rPr>
                <w:rFonts w:hint="eastAsia"/>
              </w:rPr>
              <w:t xml:space="preserve">％とした場合、そのうち当該研究の実施に必要となる時間配分率（％）　　</w:t>
            </w:r>
          </w:p>
          <w:p w14:paraId="04B67CCD" w14:textId="77777777" w:rsidR="00627393" w:rsidRPr="0090062F" w:rsidRDefault="00627393" w:rsidP="00FF7810">
            <w:pPr>
              <w:ind w:left="1890" w:hangingChars="900" w:hanging="1890"/>
            </w:pPr>
            <w:r w:rsidRPr="0090062F">
              <w:rPr>
                <w:rFonts w:hint="eastAsia"/>
              </w:rPr>
              <w:t>*</w:t>
            </w:r>
            <w:r w:rsidRPr="0090062F">
              <w:rPr>
                <w:rFonts w:hint="eastAsia"/>
              </w:rPr>
              <w:t>「全仕事時間」とは研究活動の時間のみを指すのではなく、教育活動や医療活動を含めた実質的な全仕事時間</w:t>
            </w:r>
          </w:p>
        </w:tc>
      </w:tr>
      <w:tr w:rsidR="00627393" w14:paraId="4790880C" w14:textId="77777777" w:rsidTr="00627393">
        <w:trPr>
          <w:cantSplit/>
          <w:trHeight w:val="559"/>
        </w:trPr>
        <w:tc>
          <w:tcPr>
            <w:tcW w:w="10501" w:type="dxa"/>
            <w:gridSpan w:val="24"/>
            <w:tcBorders>
              <w:bottom w:val="single" w:sz="4" w:space="0" w:color="auto"/>
            </w:tcBorders>
            <w:vAlign w:val="center"/>
          </w:tcPr>
          <w:p w14:paraId="5DA96B91" w14:textId="686FC064" w:rsidR="00627393" w:rsidRPr="0090062F" w:rsidRDefault="004B05DF" w:rsidP="00FF7810">
            <w:pPr>
              <w:jc w:val="center"/>
            </w:pPr>
            <w:r>
              <w:rPr>
                <w:rFonts w:hint="eastAsia"/>
              </w:rPr>
              <w:t>30</w:t>
            </w:r>
            <w:r w:rsidR="00627393" w:rsidRPr="0090062F">
              <w:rPr>
                <w:rFonts w:hint="eastAsia"/>
              </w:rPr>
              <w:t>％</w:t>
            </w:r>
          </w:p>
        </w:tc>
      </w:tr>
      <w:tr w:rsidR="00627393" w14:paraId="56633CB8" w14:textId="77777777" w:rsidTr="00FF7810">
        <w:trPr>
          <w:cantSplit/>
          <w:trHeight w:val="795"/>
        </w:trPr>
        <w:tc>
          <w:tcPr>
            <w:tcW w:w="10501" w:type="dxa"/>
            <w:gridSpan w:val="24"/>
            <w:tcBorders>
              <w:bottom w:val="single" w:sz="4" w:space="0" w:color="auto"/>
            </w:tcBorders>
          </w:tcPr>
          <w:p w14:paraId="0EBFFD31" w14:textId="77777777" w:rsidR="00627393" w:rsidRPr="003D2631" w:rsidRDefault="00627393" w:rsidP="00FF7810">
            <w:r w:rsidRPr="003D2631">
              <w:rPr>
                <w:rFonts w:hint="eastAsia"/>
              </w:rPr>
              <w:lastRenderedPageBreak/>
              <w:t>本欄には、本研究を遂行するに当たって、相手方の同意・協力を必要とする研究、個人情報の取り扱いの配慮を必要とする研究、生命倫理・安全対策に対する取組を必要とする研究など法令などに基づく手続きが必要な研究が含まれている場合、講じる対策と措置を記述してください。</w:t>
            </w:r>
          </w:p>
          <w:p w14:paraId="7661098E" w14:textId="77777777" w:rsidR="00627393" w:rsidRPr="003D2631" w:rsidRDefault="00627393" w:rsidP="00FF7810">
            <w:r w:rsidRPr="003D2631">
              <w:rPr>
                <w:rFonts w:hint="eastAsia"/>
              </w:rPr>
              <w:t xml:space="preserve">　個人情報を伴うアンケート調査・インタビュー調査、提供を受けた試料の使用、ヒト遺伝子解析研究、遺伝子組換え実験、動物実験など、研究機関内外の倫理委員会などにおける承認手続きが必要となる調査・研究・実験などが対象となります。</w:t>
            </w:r>
          </w:p>
          <w:p w14:paraId="03B874BE" w14:textId="77777777" w:rsidR="00627393" w:rsidRPr="0090062F" w:rsidRDefault="00627393" w:rsidP="00FF7810">
            <w:r w:rsidRPr="003D2631">
              <w:rPr>
                <w:rFonts w:hint="eastAsia"/>
              </w:rPr>
              <w:t xml:space="preserve">　該当しない場合には、その旨記述してください。</w:t>
            </w:r>
          </w:p>
        </w:tc>
      </w:tr>
      <w:tr w:rsidR="00627393" w14:paraId="53200E3D" w14:textId="77777777" w:rsidTr="00DC04CE">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Change w:id="5" w:author="Microsoft Office User" w:date="2026-01-11T12:11:00Z" w16du:dateUtc="2026-01-11T03:11:00Z">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
          </w:tblPrExChange>
        </w:tblPrEx>
        <w:trPr>
          <w:cantSplit/>
          <w:trHeight w:val="3193"/>
          <w:trPrChange w:id="6" w:author="Microsoft Office User" w:date="2026-01-11T12:11:00Z" w16du:dateUtc="2026-01-11T03:11:00Z">
            <w:trPr>
              <w:gridBefore w:val="1"/>
              <w:cantSplit/>
              <w:trHeight w:val="3591"/>
            </w:trPr>
          </w:trPrChange>
        </w:trPr>
        <w:tc>
          <w:tcPr>
            <w:tcW w:w="10501" w:type="dxa"/>
            <w:gridSpan w:val="24"/>
            <w:tcBorders>
              <w:bottom w:val="single" w:sz="4" w:space="0" w:color="auto"/>
            </w:tcBorders>
            <w:tcPrChange w:id="7" w:author="Microsoft Office User" w:date="2026-01-11T12:11:00Z" w16du:dateUtc="2026-01-11T03:11:00Z">
              <w:tcPr>
                <w:tcW w:w="10501" w:type="dxa"/>
                <w:gridSpan w:val="25"/>
                <w:tcBorders>
                  <w:bottom w:val="single" w:sz="4" w:space="0" w:color="auto"/>
                </w:tcBorders>
              </w:tcPr>
            </w:tcPrChange>
          </w:tcPr>
          <w:p w14:paraId="20C096A4" w14:textId="42FA1C08" w:rsidR="00405AA9" w:rsidRDefault="00405AA9" w:rsidP="00405AA9">
            <w:pPr>
              <w:rPr>
                <w:rFonts w:ascii="ＭＳ 明朝" w:hAnsi="ＭＳ 明朝"/>
              </w:rPr>
            </w:pPr>
            <w:r w:rsidRPr="00B70A18">
              <w:rPr>
                <w:rFonts w:ascii="ＭＳ 明朝" w:hAnsi="ＭＳ 明朝"/>
              </w:rPr>
              <w:t>本研究では、学生を対象としたアンケート調査およびシステム利用ログ</w:t>
            </w:r>
            <w:r w:rsidR="003D6DF3">
              <w:rPr>
                <w:rFonts w:ascii="ＭＳ 明朝" w:hAnsi="ＭＳ 明朝" w:hint="eastAsia"/>
              </w:rPr>
              <w:t>を</w:t>
            </w:r>
            <w:r w:rsidRPr="00B70A18">
              <w:rPr>
                <w:rFonts w:ascii="ＭＳ 明朝" w:hAnsi="ＭＳ 明朝"/>
              </w:rPr>
              <w:t>取得</w:t>
            </w:r>
            <w:r>
              <w:rPr>
                <w:rFonts w:ascii="ＭＳ 明朝" w:hAnsi="ＭＳ 明朝" w:hint="eastAsia"/>
              </w:rPr>
              <w:t>するため</w:t>
            </w:r>
            <w:r w:rsidRPr="00B70A18">
              <w:rPr>
                <w:rFonts w:ascii="ＭＳ 明朝" w:hAnsi="ＭＳ 明朝"/>
              </w:rPr>
              <w:t>、以下の対策を講じる。</w:t>
            </w:r>
          </w:p>
          <w:p w14:paraId="175FCBE0"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倫理審査</w:t>
            </w:r>
            <w:r>
              <w:rPr>
                <w:rFonts w:ascii="ＭＳ 明朝" w:hAnsi="ＭＳ 明朝" w:hint="eastAsia"/>
              </w:rPr>
              <w:t>】</w:t>
            </w:r>
            <w:r w:rsidRPr="00B70A18">
              <w:rPr>
                <w:rFonts w:ascii="ＭＳ 明朝" w:hAnsi="ＭＳ 明朝"/>
              </w:rPr>
              <w:t>神戸学院大学研究倫理委員会に研究計画を申請し、承認を得る</w:t>
            </w:r>
            <w:r>
              <w:rPr>
                <w:rFonts w:ascii="ＭＳ 明朝" w:hAnsi="ＭＳ 明朝" w:hint="eastAsia"/>
              </w:rPr>
              <w:t>。</w:t>
            </w:r>
          </w:p>
          <w:p w14:paraId="511D0FFD" w14:textId="6B0A0A54"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インフォームド・コンセント</w:t>
            </w:r>
            <w:r>
              <w:rPr>
                <w:rFonts w:ascii="ＭＳ 明朝" w:hAnsi="ＭＳ 明朝" w:hint="eastAsia"/>
              </w:rPr>
              <w:t>】本研究では、教育支援ツールの提供を無条件で利用可能とする。学生の利用は任意であり、不参加でも一切不利益は生じない。一度同意した後でも、いつでも撤回は可能である。利用の有無は成績評価に影響しない。研究参加の同</w:t>
            </w:r>
            <w:r w:rsidRPr="009C21A1">
              <w:rPr>
                <w:rFonts w:ascii="ＭＳ 明朝" w:hAnsi="ＭＳ 明朝" w:hint="eastAsia"/>
                <w:color w:val="000000" w:themeColor="text1"/>
              </w:rPr>
              <w:t>意はオプトイン方式と</w:t>
            </w:r>
            <w:r>
              <w:rPr>
                <w:rFonts w:ascii="ＭＳ 明朝" w:hAnsi="ＭＳ 明朝" w:hint="eastAsia"/>
              </w:rPr>
              <w:t>し、研究の目的・方法・データの取り扱いについて説明する。研究参加に同意した学生のデータのみを研究目的で使用する。同意しない学生もツールは通常通り利用でき、ここから得られたデータはシステム改善のみに使用する。</w:t>
            </w:r>
          </w:p>
          <w:p w14:paraId="62FB3EEA"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個人情報保護</w:t>
            </w:r>
            <w:r>
              <w:rPr>
                <w:rFonts w:ascii="ＭＳ 明朝" w:hAnsi="ＭＳ 明朝" w:hint="eastAsia"/>
              </w:rPr>
              <w:t>】</w:t>
            </w:r>
            <w:r w:rsidRPr="00B70A18">
              <w:rPr>
                <w:rFonts w:ascii="ＭＳ 明朝" w:hAnsi="ＭＳ 明朝"/>
              </w:rPr>
              <w:t>収集データは匿名化し、個人が特定できないよう処理</w:t>
            </w:r>
            <w:r>
              <w:rPr>
                <w:rFonts w:ascii="ＭＳ 明朝" w:hAnsi="ＭＳ 明朝" w:hint="eastAsia"/>
              </w:rPr>
              <w:t>する。</w:t>
            </w:r>
            <w:r w:rsidRPr="00B70A18">
              <w:rPr>
                <w:rFonts w:ascii="ＭＳ 明朝" w:hAnsi="ＭＳ 明朝"/>
              </w:rPr>
              <w:t>データは研究終了後5年間保管し、その後適切に廃棄</w:t>
            </w:r>
            <w:r>
              <w:rPr>
                <w:rFonts w:ascii="ＭＳ 明朝" w:hAnsi="ＭＳ 明朝" w:hint="eastAsia"/>
              </w:rPr>
              <w:t>する。また</w:t>
            </w:r>
            <w:r w:rsidRPr="00B70A18">
              <w:rPr>
                <w:rFonts w:ascii="ＭＳ 明朝" w:hAnsi="ＭＳ 明朝"/>
              </w:rPr>
              <w:t>アクセス権限を厳格に管理</w:t>
            </w:r>
            <w:r>
              <w:rPr>
                <w:rFonts w:ascii="ＭＳ 明朝" w:hAnsi="ＭＳ 明朝" w:hint="eastAsia"/>
              </w:rPr>
              <w:t>する。</w:t>
            </w:r>
          </w:p>
          <w:p w14:paraId="381D3251" w14:textId="6440BDBA" w:rsidR="00DE5827" w:rsidRPr="0023284A" w:rsidRDefault="00405AA9" w:rsidP="00405AA9">
            <w:pPr>
              <w:rPr>
                <w:rFonts w:ascii="ＭＳ 明朝" w:hAnsi="ＭＳ 明朝"/>
              </w:rPr>
            </w:pPr>
            <w:r>
              <w:rPr>
                <w:rFonts w:ascii="ＭＳ 明朝" w:hAnsi="ＭＳ 明朝" w:hint="eastAsia"/>
              </w:rPr>
              <w:t>【</w:t>
            </w:r>
            <w:r w:rsidRPr="00B70A18">
              <w:rPr>
                <w:rFonts w:ascii="ＭＳ 明朝" w:hAnsi="ＭＳ 明朝"/>
              </w:rPr>
              <w:t>データセキュリティ</w:t>
            </w:r>
            <w:r>
              <w:rPr>
                <w:rFonts w:ascii="ＭＳ 明朝" w:hAnsi="ＭＳ 明朝" w:hint="eastAsia"/>
              </w:rPr>
              <w:t>】</w:t>
            </w:r>
            <w:r w:rsidRPr="009C21A1">
              <w:rPr>
                <w:rFonts w:ascii="ＭＳ 明朝" w:hAnsi="ＭＳ 明朝"/>
                <w:color w:val="000000" w:themeColor="text1"/>
              </w:rPr>
              <w:t>SSL/TLS暗号化通信</w:t>
            </w:r>
            <w:r>
              <w:rPr>
                <w:rFonts w:ascii="ＭＳ 明朝" w:hAnsi="ＭＳ 明朝" w:hint="eastAsia"/>
              </w:rPr>
              <w:t>を</w:t>
            </w:r>
            <w:r w:rsidRPr="00B70A18">
              <w:rPr>
                <w:rFonts w:ascii="ＭＳ 明朝" w:hAnsi="ＭＳ 明朝"/>
              </w:rPr>
              <w:t>実装</w:t>
            </w:r>
            <w:r>
              <w:rPr>
                <w:rFonts w:ascii="ＭＳ 明朝" w:hAnsi="ＭＳ 明朝" w:hint="eastAsia"/>
              </w:rPr>
              <w:t>する。</w:t>
            </w:r>
            <w:r w:rsidRPr="00B70A18">
              <w:rPr>
                <w:rFonts w:ascii="ＭＳ 明朝" w:hAnsi="ＭＳ 明朝"/>
              </w:rPr>
              <w:t>アクセスログの記録と定期的なセキュリティ監査</w:t>
            </w:r>
            <w:r>
              <w:rPr>
                <w:rFonts w:ascii="ＭＳ 明朝" w:hAnsi="ＭＳ 明朝" w:hint="eastAsia"/>
              </w:rPr>
              <w:t>を</w:t>
            </w:r>
            <w:r w:rsidRPr="00B70A18">
              <w:rPr>
                <w:rFonts w:ascii="ＭＳ 明朝" w:hAnsi="ＭＳ 明朝"/>
              </w:rPr>
              <w:t>実施</w:t>
            </w:r>
            <w:r>
              <w:rPr>
                <w:rFonts w:ascii="ＭＳ 明朝" w:hAnsi="ＭＳ 明朝" w:hint="eastAsia"/>
              </w:rPr>
              <w:t>する。</w:t>
            </w:r>
            <w:r w:rsidRPr="00B70A18">
              <w:rPr>
                <w:rFonts w:ascii="ＭＳ 明朝" w:hAnsi="ＭＳ 明朝"/>
              </w:rPr>
              <w:t>アンケート調査では個人を特定できる情報を収集せず、全て統計的に処理する。</w:t>
            </w:r>
          </w:p>
        </w:tc>
      </w:tr>
      <w:tr w:rsidR="00627393" w14:paraId="3207BBF8" w14:textId="77777777" w:rsidTr="00DC04CE">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Change w:id="8" w:author="Microsoft Office User" w:date="2026-01-11T12:20:00Z" w16du:dateUtc="2026-01-11T03:20:00Z">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
          </w:tblPrExChange>
        </w:tblPrEx>
        <w:trPr>
          <w:cantSplit/>
          <w:trHeight w:val="972"/>
          <w:trPrChange w:id="9" w:author="Microsoft Office User" w:date="2026-01-11T12:20:00Z" w16du:dateUtc="2026-01-11T03:20:00Z">
            <w:trPr>
              <w:gridBefore w:val="1"/>
              <w:cantSplit/>
              <w:trHeight w:val="1134"/>
            </w:trPr>
          </w:trPrChange>
        </w:trPr>
        <w:tc>
          <w:tcPr>
            <w:tcW w:w="10501" w:type="dxa"/>
            <w:gridSpan w:val="24"/>
            <w:tcBorders>
              <w:bottom w:val="single" w:sz="4" w:space="0" w:color="auto"/>
            </w:tcBorders>
            <w:vAlign w:val="center"/>
            <w:tcPrChange w:id="10" w:author="Microsoft Office User" w:date="2026-01-11T12:20:00Z" w16du:dateUtc="2026-01-11T03:20:00Z">
              <w:tcPr>
                <w:tcW w:w="10501" w:type="dxa"/>
                <w:gridSpan w:val="25"/>
                <w:tcBorders>
                  <w:bottom w:val="single" w:sz="4" w:space="0" w:color="auto"/>
                </w:tcBorders>
                <w:vAlign w:val="center"/>
              </w:tcPr>
            </w:tcPrChange>
          </w:tcPr>
          <w:p w14:paraId="0FCF1893" w14:textId="77777777" w:rsidR="00627393" w:rsidRPr="00932E8B" w:rsidRDefault="00627393" w:rsidP="00FF7810">
            <w:pPr>
              <w:rPr>
                <w:rFonts w:eastAsia="ＭＳ ゴシック"/>
                <w:sz w:val="24"/>
              </w:rPr>
            </w:pPr>
            <w:r w:rsidRPr="00932E8B">
              <w:rPr>
                <w:rFonts w:eastAsia="ＭＳ ゴシック" w:hint="eastAsia"/>
                <w:sz w:val="24"/>
              </w:rPr>
              <w:t>共同研究の目的</w:t>
            </w:r>
          </w:p>
          <w:p w14:paraId="16EE6DC9" w14:textId="77777777" w:rsidR="00627393" w:rsidRPr="00932E8B" w:rsidRDefault="00627393" w:rsidP="00FF7810">
            <w:pPr>
              <w:numPr>
                <w:ilvl w:val="0"/>
                <w:numId w:val="2"/>
              </w:numPr>
            </w:pPr>
            <w:r w:rsidRPr="00932E8B">
              <w:rPr>
                <w:rFonts w:hint="eastAsia"/>
              </w:rPr>
              <w:t>研究の背景（この研究を進める上での研究経過・研究成果等との関連および準備状況）</w:t>
            </w:r>
          </w:p>
          <w:p w14:paraId="53F67C34" w14:textId="77777777" w:rsidR="00627393" w:rsidRPr="00932E8B" w:rsidRDefault="00627393" w:rsidP="00FF7810">
            <w:pPr>
              <w:numPr>
                <w:ilvl w:val="0"/>
                <w:numId w:val="2"/>
              </w:numPr>
            </w:pPr>
            <w:r w:rsidRPr="00932E8B">
              <w:rPr>
                <w:rFonts w:hint="eastAsia"/>
              </w:rPr>
              <w:t>何をどこまで明らかにしようとするのかについて焦点を絞り、具体的かつ明確に記入してください。</w:t>
            </w:r>
          </w:p>
        </w:tc>
      </w:tr>
      <w:tr w:rsidR="00627393" w14:paraId="6B1F6A4C" w14:textId="77777777" w:rsidTr="00FF7810">
        <w:trPr>
          <w:cantSplit/>
          <w:trHeight w:val="2964"/>
        </w:trPr>
        <w:tc>
          <w:tcPr>
            <w:tcW w:w="10501" w:type="dxa"/>
            <w:gridSpan w:val="24"/>
            <w:tcBorders>
              <w:bottom w:val="single" w:sz="4" w:space="0" w:color="auto"/>
            </w:tcBorders>
          </w:tcPr>
          <w:p w14:paraId="3E3F292A" w14:textId="1CB4669E" w:rsidR="00666206" w:rsidRDefault="00666206" w:rsidP="00A404C8">
            <w:pPr>
              <w:ind w:firstLineChars="50" w:firstLine="105"/>
            </w:pPr>
            <w:r>
              <w:t>薬学教育では膨大な量の専門知識の習得が求められており、学生は</w:t>
            </w:r>
            <w:r w:rsidR="00BF2D62">
              <w:rPr>
                <w:rFonts w:hint="eastAsia"/>
              </w:rPr>
              <w:t>学習を進める中で多くの「つまずき」に直面する。しかし、</w:t>
            </w:r>
            <w:r>
              <w:t>従来の学習環境では</w:t>
            </w:r>
            <w:ins w:id="11" w:author="Microsoft Office User" w:date="2026-01-11T11:30:00Z" w16du:dateUtc="2026-01-11T02:30:00Z">
              <w:r w:rsidR="00CC61AF">
                <w:rPr>
                  <w:rFonts w:hint="eastAsia"/>
                </w:rPr>
                <w:t>、</w:t>
              </w:r>
            </w:ins>
            <w:r>
              <w:rPr>
                <w:rFonts w:hint="eastAsia"/>
              </w:rPr>
              <w:t>疑問点を</w:t>
            </w:r>
            <w:r>
              <w:t>即座に解決する手段が</w:t>
            </w:r>
            <w:del w:id="12" w:author="Microsoft Office User" w:date="2026-01-11T11:30:00Z" w16du:dateUtc="2026-01-11T02:30:00Z">
              <w:r w:rsidDel="00CC61AF">
                <w:rPr>
                  <w:rFonts w:hint="eastAsia"/>
                </w:rPr>
                <w:delText>限定され</w:delText>
              </w:r>
            </w:del>
            <w:ins w:id="13" w:author="Microsoft Office User" w:date="2026-01-11T11:30:00Z" w16du:dateUtc="2026-01-11T02:30:00Z">
              <w:r w:rsidR="00CC61AF">
                <w:rPr>
                  <w:rFonts w:hint="eastAsia"/>
                </w:rPr>
                <w:t>限られているため</w:t>
              </w:r>
            </w:ins>
            <w:r>
              <w:t>、</w:t>
            </w:r>
            <w:ins w:id="14" w:author="Microsoft Office User" w:date="2026-01-11T11:31:00Z" w16du:dateUtc="2026-01-11T02:31:00Z">
              <w:r w:rsidR="00CC61AF">
                <w:rPr>
                  <w:rFonts w:hint="eastAsia"/>
                </w:rPr>
                <w:t>疑問を</w:t>
              </w:r>
            </w:ins>
            <w:r w:rsidR="00B85EE9">
              <w:rPr>
                <w:rFonts w:hint="eastAsia"/>
              </w:rPr>
              <w:t>未解決のまま</w:t>
            </w:r>
            <w:r>
              <w:t>次</w:t>
            </w:r>
            <w:del w:id="15" w:author="Microsoft Office User" w:date="2026-01-11T11:31:00Z" w16du:dateUtc="2026-01-11T02:31:00Z">
              <w:r w:rsidDel="00CC61AF">
                <w:rPr>
                  <w:rFonts w:hint="eastAsia"/>
                </w:rPr>
                <w:delText>に</w:delText>
              </w:r>
            </w:del>
            <w:ins w:id="16" w:author="Microsoft Office User" w:date="2026-01-11T11:31:00Z" w16du:dateUtc="2026-01-11T02:31:00Z">
              <w:r w:rsidR="00CC61AF">
                <w:rPr>
                  <w:rFonts w:hint="eastAsia"/>
                </w:rPr>
                <w:t>の学習内容へ</w:t>
              </w:r>
            </w:ins>
            <w:r>
              <w:t>進んでしまう</w:t>
            </w:r>
            <w:del w:id="17" w:author="Microsoft Office User" w:date="2026-01-11T11:31:00Z" w16du:dateUtc="2026-01-11T02:31:00Z">
              <w:r w:rsidDel="00CC61AF">
                <w:rPr>
                  <w:rFonts w:hint="eastAsia"/>
                </w:rPr>
                <w:delText>ことが多い</w:delText>
              </w:r>
            </w:del>
            <w:ins w:id="18" w:author="Microsoft Office User" w:date="2026-01-11T11:31:00Z" w16du:dateUtc="2026-01-11T02:31:00Z">
              <w:r w:rsidR="00CC61AF">
                <w:rPr>
                  <w:rFonts w:hint="eastAsia"/>
                </w:rPr>
                <w:t>ケースが少なくない</w:t>
              </w:r>
            </w:ins>
            <w:r>
              <w:t>。この</w:t>
            </w:r>
            <w:ins w:id="19" w:author="Microsoft Office User" w:date="2026-01-11T11:32:00Z" w16du:dateUtc="2026-01-11T02:32:00Z">
              <w:r w:rsidR="00CC61AF">
                <w:rPr>
                  <w:rFonts w:hint="eastAsia"/>
                </w:rPr>
                <w:t>ような</w:t>
              </w:r>
            </w:ins>
            <w:r w:rsidRPr="00CC61AF">
              <w:rPr>
                <w:rFonts w:hint="eastAsia"/>
                <w:u w:val="wave"/>
                <w:rPrChange w:id="20" w:author="Microsoft Office User" w:date="2026-01-11T11:28:00Z" w16du:dateUtc="2026-01-11T02:28:00Z">
                  <w:rPr>
                    <w:rFonts w:hint="eastAsia"/>
                  </w:rPr>
                </w:rPrChange>
              </w:rPr>
              <w:t>「つまずきの放置」</w:t>
            </w:r>
            <w:del w:id="21" w:author="Microsoft Office User" w:date="2026-01-11T11:32:00Z" w16du:dateUtc="2026-01-11T02:32:00Z">
              <w:r w:rsidRPr="00CC61AF" w:rsidDel="00CC61AF">
                <w:rPr>
                  <w:rFonts w:hint="eastAsia"/>
                  <w:u w:val="wave"/>
                  <w:rPrChange w:id="22" w:author="Microsoft Office User" w:date="2026-01-11T11:28:00Z" w16du:dateUtc="2026-01-11T02:28:00Z">
                    <w:rPr>
                      <w:rFonts w:hint="eastAsia"/>
                    </w:rPr>
                  </w:rPrChange>
                </w:rPr>
                <w:delText>が</w:delText>
              </w:r>
            </w:del>
            <w:ins w:id="23" w:author="Microsoft Office User" w:date="2026-01-11T11:32:00Z" w16du:dateUtc="2026-01-11T02:32:00Z">
              <w:r w:rsidR="00CC61AF">
                <w:rPr>
                  <w:rFonts w:hint="eastAsia"/>
                  <w:u w:val="wave"/>
                </w:rPr>
                <w:t>は、</w:t>
              </w:r>
            </w:ins>
            <w:r w:rsidRPr="00CC61AF">
              <w:rPr>
                <w:rFonts w:hint="eastAsia"/>
                <w:u w:val="wave"/>
                <w:rPrChange w:id="24" w:author="Microsoft Office User" w:date="2026-01-11T11:28:00Z" w16du:dateUtc="2026-01-11T02:28:00Z">
                  <w:rPr>
                    <w:rFonts w:hint="eastAsia"/>
                  </w:rPr>
                </w:rPrChange>
              </w:rPr>
              <w:t>学習意欲の低下や</w:t>
            </w:r>
            <w:r w:rsidR="00BF2D62" w:rsidRPr="00CC61AF">
              <w:rPr>
                <w:rFonts w:hint="eastAsia"/>
                <w:u w:val="wave"/>
                <w:rPrChange w:id="25" w:author="Microsoft Office User" w:date="2026-01-11T11:28:00Z" w16du:dateUtc="2026-01-11T02:28:00Z">
                  <w:rPr>
                    <w:rFonts w:hint="eastAsia"/>
                  </w:rPr>
                </w:rPrChange>
              </w:rPr>
              <w:t>知識の体系的</w:t>
            </w:r>
            <w:r w:rsidRPr="00CC61AF">
              <w:rPr>
                <w:rFonts w:hint="eastAsia"/>
                <w:u w:val="wave"/>
                <w:rPrChange w:id="26" w:author="Microsoft Office User" w:date="2026-01-11T11:28:00Z" w16du:dateUtc="2026-01-11T02:28:00Z">
                  <w:rPr>
                    <w:rFonts w:hint="eastAsia"/>
                  </w:rPr>
                </w:rPrChange>
              </w:rPr>
              <w:t>理解</w:t>
            </w:r>
            <w:r w:rsidR="00BF2D62" w:rsidRPr="00CC61AF">
              <w:rPr>
                <w:rFonts w:hint="eastAsia"/>
                <w:u w:val="wave"/>
                <w:rPrChange w:id="27" w:author="Microsoft Office User" w:date="2026-01-11T11:28:00Z" w16du:dateUtc="2026-01-11T02:28:00Z">
                  <w:rPr>
                    <w:rFonts w:hint="eastAsia"/>
                  </w:rPr>
                </w:rPrChange>
              </w:rPr>
              <w:t>の阻害</w:t>
            </w:r>
            <w:del w:id="28" w:author="Microsoft Office User" w:date="2026-01-11T11:32:00Z" w16du:dateUtc="2026-01-11T02:32:00Z">
              <w:r w:rsidR="00BF2D62" w:rsidDel="00CC61AF">
                <w:rPr>
                  <w:rFonts w:hint="eastAsia"/>
                </w:rPr>
                <w:delText>につな</w:delText>
              </w:r>
              <w:r w:rsidDel="00CC61AF">
                <w:rPr>
                  <w:rFonts w:hint="eastAsia"/>
                </w:rPr>
                <w:delText>がる</w:delText>
              </w:r>
            </w:del>
            <w:ins w:id="29" w:author="Microsoft Office User" w:date="2026-01-11T11:32:00Z" w16du:dateUtc="2026-01-11T02:32:00Z">
              <w:r w:rsidR="00CC61AF">
                <w:rPr>
                  <w:rFonts w:hint="eastAsia"/>
                </w:rPr>
                <w:t>する要因となる可能性がある</w:t>
              </w:r>
            </w:ins>
            <w:r>
              <w:t>。</w:t>
            </w:r>
          </w:p>
          <w:p w14:paraId="628EE0EC" w14:textId="290B5640" w:rsidR="00A404C8" w:rsidRDefault="00666206" w:rsidP="00A404C8">
            <w:pPr>
              <w:ind w:firstLineChars="50" w:firstLine="105"/>
            </w:pPr>
            <w:r>
              <w:rPr>
                <w:rFonts w:hint="eastAsia"/>
              </w:rPr>
              <w:t>近年</w:t>
            </w:r>
            <w:r>
              <w:t>AI</w:t>
            </w:r>
            <w:r>
              <w:t>技術、特に大規模言語モデルの発展により、学生の質問に対してリアルタイムで適切な回答を提供できる可能性が</w:t>
            </w:r>
            <w:del w:id="30" w:author="Microsoft Office User" w:date="2026-01-11T11:32:00Z" w16du:dateUtc="2026-01-11T02:32:00Z">
              <w:r w:rsidDel="00CC61AF">
                <w:rPr>
                  <w:rFonts w:hint="eastAsia"/>
                </w:rPr>
                <w:delText>生まれた</w:delText>
              </w:r>
            </w:del>
            <w:ins w:id="31" w:author="Microsoft Office User" w:date="2026-01-11T11:32:00Z" w16du:dateUtc="2026-01-11T02:32:00Z">
              <w:r w:rsidR="00CC61AF">
                <w:rPr>
                  <w:rFonts w:hint="eastAsia"/>
                </w:rPr>
                <w:t>広がっている</w:t>
              </w:r>
            </w:ins>
            <w:r>
              <w:t>。しかし、</w:t>
            </w:r>
            <w:r w:rsidRPr="00DC04CE">
              <w:rPr>
                <w:rFonts w:hint="eastAsia"/>
                <w:u w:val="wave"/>
                <w:rPrChange w:id="32" w:author="Microsoft Office User" w:date="2026-01-11T12:09:00Z" w16du:dateUtc="2026-01-11T03:09:00Z">
                  <w:rPr>
                    <w:rFonts w:hint="eastAsia"/>
                  </w:rPr>
                </w:rPrChange>
              </w:rPr>
              <w:t>既存の</w:t>
            </w:r>
            <w:r w:rsidRPr="00DC04CE">
              <w:rPr>
                <w:u w:val="wave"/>
                <w:rPrChange w:id="33" w:author="Microsoft Office User" w:date="2026-01-11T12:09:00Z" w16du:dateUtc="2026-01-11T03:09:00Z">
                  <w:rPr/>
                </w:rPrChange>
              </w:rPr>
              <w:t>AI</w:t>
            </w:r>
            <w:r w:rsidRPr="00DC04CE">
              <w:rPr>
                <w:rFonts w:hint="eastAsia"/>
                <w:u w:val="wave"/>
                <w:rPrChange w:id="34" w:author="Microsoft Office User" w:date="2026-01-11T12:09:00Z" w16du:dateUtc="2026-01-11T03:09:00Z">
                  <w:rPr>
                    <w:rFonts w:hint="eastAsia"/>
                  </w:rPr>
                </w:rPrChange>
              </w:rPr>
              <w:t>チャットボットは一般的な質問には対応できるものの、薬学の専門</w:t>
            </w:r>
            <w:r w:rsidR="00B85EE9" w:rsidRPr="00DC04CE">
              <w:rPr>
                <w:rFonts w:hint="eastAsia"/>
                <w:u w:val="wave"/>
                <w:rPrChange w:id="35" w:author="Microsoft Office User" w:date="2026-01-11T12:09:00Z" w16du:dateUtc="2026-01-11T03:09:00Z">
                  <w:rPr>
                    <w:rFonts w:hint="eastAsia"/>
                  </w:rPr>
                </w:rPrChange>
              </w:rPr>
              <w:t>領域</w:t>
            </w:r>
            <w:r w:rsidRPr="00DC04CE">
              <w:rPr>
                <w:rFonts w:hint="eastAsia"/>
                <w:u w:val="wave"/>
                <w:rPrChange w:id="36" w:author="Microsoft Office User" w:date="2026-01-11T12:09:00Z" w16du:dateUtc="2026-01-11T03:09:00Z">
                  <w:rPr>
                    <w:rFonts w:hint="eastAsia"/>
                  </w:rPr>
                </w:rPrChange>
              </w:rPr>
              <w:t>や、個々の学生の理解度に応じた説明には十分対応できていない。</w:t>
            </w:r>
            <w:ins w:id="37" w:author="Microsoft Office User" w:date="2026-01-11T11:34:00Z" w16du:dateUtc="2026-01-11T02:34:00Z">
              <w:r w:rsidR="00CC61AF">
                <w:rPr>
                  <w:rFonts w:hint="eastAsia"/>
                </w:rPr>
                <w:t>そこで</w:t>
              </w:r>
            </w:ins>
            <w:r w:rsidR="00B05E9E">
              <w:rPr>
                <w:rFonts w:hint="eastAsia"/>
              </w:rPr>
              <w:t>本研究では、教員が作成したオリジナル講義資料を基盤とし</w:t>
            </w:r>
            <w:del w:id="38" w:author="Microsoft Office User" w:date="2026-01-11T11:34:00Z" w16du:dateUtc="2026-01-11T02:34:00Z">
              <w:r w:rsidR="00B05E9E" w:rsidDel="00CC61AF">
                <w:rPr>
                  <w:rFonts w:hint="eastAsia"/>
                </w:rPr>
                <w:delText>た</w:delText>
              </w:r>
            </w:del>
            <w:ins w:id="39" w:author="Microsoft Office User" w:date="2026-01-11T11:34:00Z" w16du:dateUtc="2026-01-11T02:34:00Z">
              <w:r w:rsidR="00CC61AF">
                <w:rPr>
                  <w:rFonts w:hint="eastAsia"/>
                </w:rPr>
                <w:t>、</w:t>
              </w:r>
              <w:r w:rsidR="00CC61AF" w:rsidRPr="00DC04CE">
                <w:rPr>
                  <w:rFonts w:hint="eastAsia"/>
                  <w:b/>
                  <w:bCs/>
                  <w:rPrChange w:id="40" w:author="Microsoft Office User" w:date="2026-01-11T12:09:00Z" w16du:dateUtc="2026-01-11T03:09:00Z">
                    <w:rPr>
                      <w:rFonts w:hint="eastAsia"/>
                    </w:rPr>
                  </w:rPrChange>
                </w:rPr>
                <w:t>薬学の</w:t>
              </w:r>
            </w:ins>
            <w:r w:rsidR="00B05E9E" w:rsidRPr="00DC04CE">
              <w:rPr>
                <w:rFonts w:hint="eastAsia"/>
                <w:b/>
                <w:bCs/>
                <w:rPrChange w:id="41" w:author="Microsoft Office User" w:date="2026-01-11T12:09:00Z" w16du:dateUtc="2026-01-11T03:09:00Z">
                  <w:rPr>
                    <w:rFonts w:hint="eastAsia"/>
                  </w:rPr>
                </w:rPrChange>
              </w:rPr>
              <w:t>専門</w:t>
            </w:r>
            <w:del w:id="42" w:author="Microsoft Office User" w:date="2026-01-11T11:34:00Z" w16du:dateUtc="2026-01-11T02:34:00Z">
              <w:r w:rsidR="00B05E9E" w:rsidRPr="00DC04CE" w:rsidDel="00CC61AF">
                <w:rPr>
                  <w:rFonts w:hint="eastAsia"/>
                  <w:b/>
                  <w:bCs/>
                  <w:rPrChange w:id="43" w:author="Microsoft Office User" w:date="2026-01-11T12:09:00Z" w16du:dateUtc="2026-01-11T03:09:00Z">
                    <w:rPr>
                      <w:rFonts w:hint="eastAsia"/>
                    </w:rPr>
                  </w:rPrChange>
                </w:rPr>
                <w:delText>的な</w:delText>
              </w:r>
            </w:del>
            <w:ins w:id="44" w:author="Microsoft Office User" w:date="2026-01-11T11:34:00Z" w16du:dateUtc="2026-01-11T02:34:00Z">
              <w:r w:rsidR="00CC61AF" w:rsidRPr="00DC04CE">
                <w:rPr>
                  <w:rFonts w:hint="eastAsia"/>
                  <w:b/>
                  <w:bCs/>
                  <w:rPrChange w:id="45" w:author="Microsoft Office User" w:date="2026-01-11T12:09:00Z" w16du:dateUtc="2026-01-11T03:09:00Z">
                    <w:rPr>
                      <w:rFonts w:hint="eastAsia"/>
                    </w:rPr>
                  </w:rPrChange>
                </w:rPr>
                <w:t>領域に特化した</w:t>
              </w:r>
            </w:ins>
            <w:r w:rsidR="00B05E9E" w:rsidRPr="00DC04CE">
              <w:rPr>
                <w:rFonts w:hint="eastAsia"/>
                <w:b/>
                <w:bCs/>
                <w:rPrChange w:id="46" w:author="Microsoft Office User" w:date="2026-01-11T12:09:00Z" w16du:dateUtc="2026-01-11T03:09:00Z">
                  <w:rPr>
                    <w:rFonts w:hint="eastAsia"/>
                  </w:rPr>
                </w:rPrChange>
              </w:rPr>
              <w:t>質問応答システム</w:t>
            </w:r>
            <w:del w:id="47" w:author="Microsoft Office User" w:date="2026-01-11T11:35:00Z" w16du:dateUtc="2026-01-11T02:35:00Z">
              <w:r w:rsidR="00B05E9E" w:rsidRPr="00DC04CE" w:rsidDel="00CC61AF">
                <w:rPr>
                  <w:rFonts w:hint="eastAsia"/>
                  <w:b/>
                  <w:bCs/>
                  <w:rPrChange w:id="48" w:author="Microsoft Office User" w:date="2026-01-11T12:09:00Z" w16du:dateUtc="2026-01-11T03:09:00Z">
                    <w:rPr>
                      <w:rFonts w:hint="eastAsia"/>
                    </w:rPr>
                  </w:rPrChange>
                </w:rPr>
                <w:delText>を</w:delText>
              </w:r>
            </w:del>
            <w:ins w:id="49" w:author="Microsoft Office User" w:date="2026-01-11T11:35:00Z" w16du:dateUtc="2026-01-11T02:35:00Z">
              <w:r w:rsidR="00CC61AF" w:rsidRPr="00DC04CE">
                <w:rPr>
                  <w:rFonts w:hint="eastAsia"/>
                  <w:b/>
                  <w:bCs/>
                  <w:rPrChange w:id="50" w:author="Microsoft Office User" w:date="2026-01-11T12:09:00Z" w16du:dateUtc="2026-01-11T03:09:00Z">
                    <w:rPr>
                      <w:rFonts w:hint="eastAsia"/>
                    </w:rPr>
                  </w:rPrChange>
                </w:rPr>
                <w:t>の</w:t>
              </w:r>
            </w:ins>
            <w:r w:rsidR="00B05E9E" w:rsidRPr="00DC04CE">
              <w:rPr>
                <w:rFonts w:hint="eastAsia"/>
                <w:b/>
                <w:bCs/>
                <w:rPrChange w:id="51" w:author="Microsoft Office User" w:date="2026-01-11T12:09:00Z" w16du:dateUtc="2026-01-11T03:09:00Z">
                  <w:rPr>
                    <w:rFonts w:hint="eastAsia"/>
                  </w:rPr>
                </w:rPrChange>
              </w:rPr>
              <w:t>構築</w:t>
            </w:r>
            <w:del w:id="52" w:author="Microsoft Office User" w:date="2026-01-11T11:35:00Z" w16du:dateUtc="2026-01-11T02:35:00Z">
              <w:r w:rsidR="00B05E9E" w:rsidDel="00CC61AF">
                <w:rPr>
                  <w:rFonts w:hint="eastAsia"/>
                </w:rPr>
                <w:delText>する</w:delText>
              </w:r>
            </w:del>
            <w:ins w:id="53" w:author="Microsoft Office User" w:date="2026-01-11T11:35:00Z" w16du:dateUtc="2026-01-11T02:35:00Z">
              <w:r w:rsidR="00CC61AF">
                <w:rPr>
                  <w:rFonts w:hint="eastAsia"/>
                </w:rPr>
                <w:t>を行う</w:t>
              </w:r>
            </w:ins>
            <w:r w:rsidR="00B05E9E">
              <w:rPr>
                <w:rFonts w:hint="eastAsia"/>
              </w:rPr>
              <w:t>。</w:t>
            </w:r>
          </w:p>
          <w:p w14:paraId="6DC2F434" w14:textId="6548CD73" w:rsidR="00DE03BB" w:rsidRPr="00932E8B" w:rsidRDefault="00666206" w:rsidP="00A404C8">
            <w:pPr>
              <w:ind w:firstLineChars="50" w:firstLine="105"/>
            </w:pPr>
            <w:r>
              <w:rPr>
                <w:rFonts w:hint="eastAsia"/>
              </w:rPr>
              <w:t>本研究の主目的は、</w:t>
            </w:r>
            <w:r>
              <w:t>AI</w:t>
            </w:r>
            <w:r w:rsidR="009F6CB1">
              <w:rPr>
                <w:rFonts w:hint="eastAsia"/>
              </w:rPr>
              <w:t>を</w:t>
            </w:r>
            <w:r>
              <w:t>活用</w:t>
            </w:r>
            <w:r w:rsidR="009F6CB1">
              <w:rPr>
                <w:rFonts w:hint="eastAsia"/>
              </w:rPr>
              <w:t>した即時質問応答</w:t>
            </w:r>
            <w:r>
              <w:t>型</w:t>
            </w:r>
            <w:r w:rsidR="009F6CB1">
              <w:rPr>
                <w:rFonts w:hint="eastAsia"/>
              </w:rPr>
              <w:t>学習支援システム</w:t>
            </w:r>
            <w:ins w:id="54" w:author="Microsoft Office User" w:date="2026-01-11T12:10:00Z" w16du:dateUtc="2026-01-11T03:10:00Z">
              <w:r w:rsidR="00DC04CE">
                <w:rPr>
                  <w:rFonts w:hint="eastAsia"/>
                </w:rPr>
                <w:t>（</w:t>
              </w:r>
            </w:ins>
            <w:r w:rsidR="009F6CB1">
              <w:rPr>
                <w:rFonts w:hint="eastAsia"/>
              </w:rPr>
              <w:t>「</w:t>
            </w:r>
            <w:r w:rsidRPr="00DC04CE">
              <w:rPr>
                <w:rFonts w:hint="eastAsia"/>
                <w:b/>
                <w:bCs/>
                <w:rPrChange w:id="55" w:author="Microsoft Office User" w:date="2026-01-11T12:10:00Z" w16du:dateUtc="2026-01-11T03:10:00Z">
                  <w:rPr>
                    <w:rFonts w:hint="eastAsia"/>
                  </w:rPr>
                </w:rPrChange>
              </w:rPr>
              <w:t>魔法の黒板</w:t>
            </w:r>
            <w:r>
              <w:t>」</w:t>
            </w:r>
            <w:ins w:id="56" w:author="Microsoft Office User" w:date="2026-01-11T12:10:00Z" w16du:dateUtc="2026-01-11T03:10:00Z">
              <w:r w:rsidR="00DC04CE">
                <w:rPr>
                  <w:rFonts w:hint="eastAsia"/>
                </w:rPr>
                <w:t>と称する）</w:t>
              </w:r>
            </w:ins>
            <w:r w:rsidR="009F6CB1">
              <w:rPr>
                <w:rFonts w:hint="eastAsia"/>
              </w:rPr>
              <w:t>が</w:t>
            </w:r>
            <w:r>
              <w:t>、</w:t>
            </w:r>
            <w:r w:rsidR="009F6CB1">
              <w:rPr>
                <w:rFonts w:hint="eastAsia"/>
              </w:rPr>
              <w:t>薬学</w:t>
            </w:r>
            <w:r>
              <w:t>教育</w:t>
            </w:r>
            <w:r w:rsidR="009F6CB1">
              <w:rPr>
                <w:rFonts w:hint="eastAsia"/>
              </w:rPr>
              <w:t>における学生の学習成果に与える影響を明らかにすることである。</w:t>
            </w:r>
            <w:del w:id="57" w:author="Microsoft Office User" w:date="2026-01-11T11:36:00Z" w16du:dateUtc="2026-01-11T02:36:00Z">
              <w:r w:rsidR="00B05E9E" w:rsidDel="00CC61AF">
                <w:rPr>
                  <w:rFonts w:hint="eastAsia"/>
                </w:rPr>
                <w:delText>また</w:delText>
              </w:r>
            </w:del>
            <w:ins w:id="58" w:author="Microsoft Office User" w:date="2026-01-11T11:36:00Z" w16du:dateUtc="2026-01-11T02:36:00Z">
              <w:r w:rsidR="00CC61AF">
                <w:rPr>
                  <w:rFonts w:hint="eastAsia"/>
                </w:rPr>
                <w:t>さらに</w:t>
              </w:r>
            </w:ins>
            <w:r w:rsidR="009F6CB1">
              <w:rPr>
                <w:rFonts w:hint="eastAsia"/>
              </w:rPr>
              <w:t>副次的目的として、①学生の学習行動および学習意欲の変化、②教員の教育負担に与える影響、③学生からの質問を分析することで、医薬品情報の講義における理解困難点やつまずきの傾向を可視化し、教育内容の改善に資する知見を得ることについて検討する。</w:t>
            </w:r>
          </w:p>
        </w:tc>
      </w:tr>
      <w:tr w:rsidR="00627393" w14:paraId="29BD9B87" w14:textId="77777777" w:rsidTr="00A23C38">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Change w:id="59" w:author="Microsoft Office User" w:date="2026-01-11T11:37:00Z" w16du:dateUtc="2026-01-11T02:37:00Z">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
          </w:tblPrExChange>
        </w:tblPrEx>
        <w:trPr>
          <w:cantSplit/>
          <w:trHeight w:val="1537"/>
          <w:trPrChange w:id="60" w:author="Microsoft Office User" w:date="2026-01-11T11:37:00Z" w16du:dateUtc="2026-01-11T02:37:00Z">
            <w:trPr>
              <w:gridBefore w:val="1"/>
              <w:cantSplit/>
              <w:trHeight w:val="1703"/>
            </w:trPr>
          </w:trPrChange>
        </w:trPr>
        <w:tc>
          <w:tcPr>
            <w:tcW w:w="10501" w:type="dxa"/>
            <w:gridSpan w:val="24"/>
            <w:tcBorders>
              <w:bottom w:val="single" w:sz="4" w:space="0" w:color="auto"/>
            </w:tcBorders>
            <w:vAlign w:val="center"/>
            <w:tcPrChange w:id="61" w:author="Microsoft Office User" w:date="2026-01-11T11:37:00Z" w16du:dateUtc="2026-01-11T02:37:00Z">
              <w:tcPr>
                <w:tcW w:w="10501" w:type="dxa"/>
                <w:gridSpan w:val="25"/>
                <w:tcBorders>
                  <w:bottom w:val="single" w:sz="4" w:space="0" w:color="auto"/>
                </w:tcBorders>
                <w:vAlign w:val="center"/>
              </w:tcPr>
            </w:tcPrChange>
          </w:tcPr>
          <w:p w14:paraId="2F3DC5BE" w14:textId="77777777" w:rsidR="00627393" w:rsidRPr="00932E8B" w:rsidRDefault="00627393" w:rsidP="00FF7810">
            <w:pPr>
              <w:rPr>
                <w:rFonts w:eastAsia="ＭＳ ゴシック"/>
                <w:sz w:val="24"/>
              </w:rPr>
            </w:pPr>
            <w:r w:rsidRPr="00932E8B">
              <w:rPr>
                <w:rFonts w:eastAsia="ＭＳ ゴシック" w:hint="eastAsia"/>
                <w:sz w:val="24"/>
              </w:rPr>
              <w:t>共同研究の内容及び効果</w:t>
            </w:r>
          </w:p>
          <w:p w14:paraId="6FD7E5A8" w14:textId="77777777" w:rsidR="00627393" w:rsidRPr="00932E8B" w:rsidRDefault="00627393" w:rsidP="00FF7810">
            <w:pPr>
              <w:numPr>
                <w:ilvl w:val="0"/>
                <w:numId w:val="2"/>
              </w:numPr>
            </w:pPr>
            <w:r w:rsidRPr="00932E8B">
              <w:rPr>
                <w:rFonts w:hint="eastAsia"/>
              </w:rPr>
              <w:t>当該分野におけるこの研究（計画）の内容と学術的な特色・独創的な点</w:t>
            </w:r>
          </w:p>
          <w:p w14:paraId="489263DA" w14:textId="77777777" w:rsidR="00627393" w:rsidRPr="00932E8B" w:rsidRDefault="00627393" w:rsidP="00FF7810">
            <w:pPr>
              <w:numPr>
                <w:ilvl w:val="0"/>
                <w:numId w:val="2"/>
              </w:numPr>
            </w:pPr>
            <w:r w:rsidRPr="00932E8B">
              <w:rPr>
                <w:rFonts w:hint="eastAsia"/>
              </w:rPr>
              <w:t>国内外の関連する研究のなかでの当該研究の位置づけ</w:t>
            </w:r>
          </w:p>
          <w:p w14:paraId="330D8BEC" w14:textId="77777777" w:rsidR="00627393" w:rsidRDefault="00627393" w:rsidP="00FF7810">
            <w:pPr>
              <w:numPr>
                <w:ilvl w:val="0"/>
                <w:numId w:val="2"/>
              </w:numPr>
            </w:pPr>
            <w:r w:rsidRPr="00932E8B">
              <w:rPr>
                <w:rFonts w:hint="eastAsia"/>
              </w:rPr>
              <w:t>予想される結果と意義について焦点を絞り、具体的かつ明確に記入してください。</w:t>
            </w:r>
          </w:p>
        </w:tc>
      </w:tr>
      <w:tr w:rsidR="00627393" w14:paraId="40F51AC3" w14:textId="77777777" w:rsidTr="00FF7810">
        <w:trPr>
          <w:cantSplit/>
          <w:trHeight w:val="3513"/>
        </w:trPr>
        <w:tc>
          <w:tcPr>
            <w:tcW w:w="10501" w:type="dxa"/>
            <w:gridSpan w:val="24"/>
            <w:tcBorders>
              <w:bottom w:val="single" w:sz="4" w:space="0" w:color="auto"/>
            </w:tcBorders>
          </w:tcPr>
          <w:p w14:paraId="2794AA04" w14:textId="6CFA6355" w:rsidR="00E92DD2" w:rsidRDefault="00687AEA" w:rsidP="0021479C">
            <w:pPr>
              <w:ind w:firstLineChars="50" w:firstLine="105"/>
              <w:rPr>
                <w:rFonts w:ascii="ＭＳ 明朝" w:hAnsi="ＭＳ 明朝"/>
              </w:rPr>
            </w:pPr>
            <w:r>
              <w:rPr>
                <w:rFonts w:ascii="ＭＳ 明朝" w:hAnsi="ＭＳ 明朝" w:hint="eastAsia"/>
              </w:rPr>
              <w:t>本研究の独創性は次の</w:t>
            </w:r>
            <w:r>
              <w:rPr>
                <w:rFonts w:ascii="ＭＳ 明朝" w:hAnsi="ＭＳ 明朝"/>
              </w:rPr>
              <w:t>3</w:t>
            </w:r>
            <w:r>
              <w:rPr>
                <w:rFonts w:ascii="ＭＳ 明朝" w:hAnsi="ＭＳ 明朝" w:hint="eastAsia"/>
              </w:rPr>
              <w:t>点に</w:t>
            </w:r>
            <w:ins w:id="62" w:author="Microsoft Office User" w:date="2026-01-11T12:12:00Z" w16du:dateUtc="2026-01-11T03:12:00Z">
              <w:r w:rsidR="00DC04CE">
                <w:rPr>
                  <w:rFonts w:ascii="ＭＳ 明朝" w:hAnsi="ＭＳ 明朝" w:hint="eastAsia"/>
                </w:rPr>
                <w:t>集約される</w:t>
              </w:r>
            </w:ins>
            <w:del w:id="63" w:author="Microsoft Office User" w:date="2026-01-11T12:12:00Z" w16du:dateUtc="2026-01-11T03:12:00Z">
              <w:r w:rsidDel="00DC04CE">
                <w:rPr>
                  <w:rFonts w:ascii="ＭＳ 明朝" w:hAnsi="ＭＳ 明朝" w:hint="eastAsia"/>
                </w:rPr>
                <w:delText>ある</w:delText>
              </w:r>
            </w:del>
            <w:r>
              <w:rPr>
                <w:rFonts w:ascii="ＭＳ 明朝" w:hAnsi="ＭＳ 明朝" w:hint="eastAsia"/>
              </w:rPr>
              <w:t>。①</w:t>
            </w:r>
            <w:r w:rsidR="005B54CA">
              <w:t>学生の質問を</w:t>
            </w:r>
            <w:r w:rsidR="005B54CA">
              <w:t>24</w:t>
            </w:r>
            <w:r w:rsidR="005B54CA">
              <w:t>時間</w:t>
            </w:r>
            <w:ins w:id="64" w:author="Microsoft Office User" w:date="2026-01-11T12:12:00Z" w16du:dateUtc="2026-01-11T03:12:00Z">
              <w:r w:rsidR="00DC04CE">
                <w:rPr>
                  <w:rFonts w:hint="eastAsia"/>
                </w:rPr>
                <w:t>体制で</w:t>
              </w:r>
            </w:ins>
            <w:r w:rsidR="005B54CA">
              <w:t>受</w:t>
            </w:r>
            <w:ins w:id="65" w:author="Microsoft Office User" w:date="2026-01-11T12:12:00Z" w16du:dateUtc="2026-01-11T03:12:00Z">
              <w:r w:rsidR="00DC04CE">
                <w:rPr>
                  <w:rFonts w:hint="eastAsia"/>
                </w:rPr>
                <w:t>け</w:t>
              </w:r>
            </w:ins>
            <w:r w:rsidR="005B54CA">
              <w:t>付</w:t>
            </w:r>
            <w:ins w:id="66" w:author="Microsoft Office User" w:date="2026-01-11T12:12:00Z" w16du:dateUtc="2026-01-11T03:12:00Z">
              <w:r w:rsidR="00DC04CE">
                <w:rPr>
                  <w:rFonts w:hint="eastAsia"/>
                </w:rPr>
                <w:t>け</w:t>
              </w:r>
            </w:ins>
            <w:r w:rsidR="005B54CA">
              <w:t>、</w:t>
            </w:r>
            <w:del w:id="67" w:author="Microsoft Office User" w:date="2026-01-11T12:13:00Z" w16du:dateUtc="2026-01-11T03:13:00Z">
              <w:r w:rsidR="005B54CA" w:rsidDel="00DC04CE">
                <w:delText>その都度</w:delText>
              </w:r>
            </w:del>
            <w:r w:rsidR="005B54CA">
              <w:t>リアルタイムに</w:t>
            </w:r>
            <w:ins w:id="68" w:author="Microsoft Office User" w:date="2026-01-11T12:13:00Z" w16du:dateUtc="2026-01-11T03:13:00Z">
              <w:r w:rsidR="00DC04CE">
                <w:rPr>
                  <w:rFonts w:hint="eastAsia"/>
                </w:rPr>
                <w:t>回答及び学習</w:t>
              </w:r>
            </w:ins>
            <w:del w:id="69" w:author="Microsoft Office User" w:date="2026-01-11T12:13:00Z" w16du:dateUtc="2026-01-11T03:13:00Z">
              <w:r w:rsidR="005B54CA" w:rsidDel="00DC04CE">
                <w:delText>返答・</w:delText>
              </w:r>
            </w:del>
            <w:r w:rsidR="005B54CA">
              <w:t>支援する。従来の対面</w:t>
            </w:r>
            <w:ins w:id="70" w:author="Microsoft Office User" w:date="2026-01-11T12:13:00Z" w16du:dateUtc="2026-01-11T03:13:00Z">
              <w:r w:rsidR="00DC04CE">
                <w:rPr>
                  <w:rFonts w:hint="eastAsia"/>
                </w:rPr>
                <w:t>による</w:t>
              </w:r>
            </w:ins>
            <w:r w:rsidR="005B54CA">
              <w:t>質問では</w:t>
            </w:r>
            <w:ins w:id="71" w:author="Microsoft Office User" w:date="2026-01-11T12:13:00Z" w16du:dateUtc="2026-01-11T03:13:00Z">
              <w:r w:rsidR="00DC04CE">
                <w:rPr>
                  <w:rFonts w:hint="eastAsia"/>
                </w:rPr>
                <w:t>、</w:t>
              </w:r>
            </w:ins>
            <w:r w:rsidR="005B54CA">
              <w:t>時間的</w:t>
            </w:r>
            <w:ins w:id="72" w:author="Microsoft Office User" w:date="2026-01-11T12:14:00Z" w16du:dateUtc="2026-01-11T03:14:00Z">
              <w:r w:rsidR="00DC04CE">
                <w:rPr>
                  <w:rFonts w:hint="eastAsia"/>
                </w:rPr>
                <w:t>制約や</w:t>
              </w:r>
            </w:ins>
            <w:del w:id="73" w:author="Microsoft Office User" w:date="2026-01-11T12:14:00Z" w16du:dateUtc="2026-01-11T03:14:00Z">
              <w:r w:rsidR="005B54CA" w:rsidDel="00DC04CE">
                <w:delText>・</w:delText>
              </w:r>
            </w:del>
            <w:r w:rsidR="005B54CA">
              <w:t>心理的</w:t>
            </w:r>
            <w:del w:id="74" w:author="Microsoft Office User" w:date="2026-01-11T12:14:00Z" w16du:dateUtc="2026-01-11T03:14:00Z">
              <w:r w:rsidR="005B54CA" w:rsidDel="00DC04CE">
                <w:rPr>
                  <w:rFonts w:hint="eastAsia"/>
                </w:rPr>
                <w:delText>障壁</w:delText>
              </w:r>
            </w:del>
            <w:ins w:id="75" w:author="Microsoft Office User" w:date="2026-01-11T12:14:00Z" w16du:dateUtc="2026-01-11T03:14:00Z">
              <w:r w:rsidR="00DC04CE">
                <w:rPr>
                  <w:rFonts w:hint="eastAsia"/>
                </w:rPr>
                <w:t>抵抗感</w:t>
              </w:r>
            </w:ins>
            <w:r w:rsidR="005B54CA">
              <w:rPr>
                <w:rFonts w:hint="eastAsia"/>
              </w:rPr>
              <w:t>が</w:t>
            </w:r>
            <w:ins w:id="76" w:author="Microsoft Office User" w:date="2026-01-11T12:14:00Z" w16du:dateUtc="2026-01-11T03:14:00Z">
              <w:r w:rsidR="00DC04CE">
                <w:rPr>
                  <w:rFonts w:hint="eastAsia"/>
                </w:rPr>
                <w:t>学生の質問行動を阻害する要因となっていた</w:t>
              </w:r>
            </w:ins>
            <w:del w:id="77" w:author="Microsoft Office User" w:date="2026-01-11T12:14:00Z" w16du:dateUtc="2026-01-11T03:14:00Z">
              <w:r w:rsidR="005B54CA" w:rsidDel="00DC04CE">
                <w:delText>あった</w:delText>
              </w:r>
            </w:del>
            <w:r w:rsidR="005B54CA">
              <w:t>が、本システムはこれを解消し、学生</w:t>
            </w:r>
            <w:del w:id="78" w:author="Microsoft Office User" w:date="2026-01-11T12:15:00Z" w16du:dateUtc="2026-01-11T03:15:00Z">
              <w:r w:rsidR="005B54CA" w:rsidDel="00DC04CE">
                <w:rPr>
                  <w:rFonts w:hint="eastAsia"/>
                </w:rPr>
                <w:delText>が</w:delText>
              </w:r>
            </w:del>
            <w:ins w:id="79" w:author="Microsoft Office User" w:date="2026-01-11T12:16:00Z" w16du:dateUtc="2026-01-11T03:16:00Z">
              <w:r w:rsidR="00DC04CE">
                <w:rPr>
                  <w:rFonts w:hint="eastAsia"/>
                </w:rPr>
                <w:t>が</w:t>
              </w:r>
            </w:ins>
            <w:r w:rsidR="005B54CA">
              <w:t>疑問</w:t>
            </w:r>
            <w:del w:id="80" w:author="Microsoft Office User" w:date="2026-01-11T12:15:00Z" w16du:dateUtc="2026-01-11T03:15:00Z">
              <w:r w:rsidR="005B54CA" w:rsidDel="00DC04CE">
                <w:rPr>
                  <w:rFonts w:hint="eastAsia"/>
                </w:rPr>
                <w:delText>を放置しない</w:delText>
              </w:r>
            </w:del>
            <w:ins w:id="81" w:author="Microsoft Office User" w:date="2026-01-11T12:15:00Z" w16du:dateUtc="2026-01-11T03:15:00Z">
              <w:r w:rsidR="00DC04CE">
                <w:rPr>
                  <w:rFonts w:hint="eastAsia"/>
                </w:rPr>
                <w:t>を</w:t>
              </w:r>
            </w:ins>
            <w:ins w:id="82" w:author="Microsoft Office User" w:date="2026-01-11T12:16:00Z" w16du:dateUtc="2026-01-11T03:16:00Z">
              <w:r w:rsidR="00DC04CE">
                <w:rPr>
                  <w:rFonts w:hint="eastAsia"/>
                </w:rPr>
                <w:t>放置しない</w:t>
              </w:r>
            </w:ins>
            <w:r w:rsidR="005B54CA">
              <w:rPr>
                <w:rFonts w:hint="eastAsia"/>
              </w:rPr>
              <w:t>学</w:t>
            </w:r>
            <w:r w:rsidR="005B54CA">
              <w:t>習環境</w:t>
            </w:r>
            <w:ins w:id="83" w:author="Microsoft Office User" w:date="2026-01-11T12:15:00Z" w16du:dateUtc="2026-01-11T03:15:00Z">
              <w:r w:rsidR="00DC04CE">
                <w:rPr>
                  <w:rFonts w:hint="eastAsia"/>
                </w:rPr>
                <w:t>の構築が可能となる</w:t>
              </w:r>
            </w:ins>
            <w:del w:id="84" w:author="Microsoft Office User" w:date="2026-01-11T12:15:00Z" w16du:dateUtc="2026-01-11T03:15:00Z">
              <w:r w:rsidR="005B54CA" w:rsidDel="00DC04CE">
                <w:delText>を実現する</w:delText>
              </w:r>
            </w:del>
            <w:r w:rsidR="005B54CA">
              <w:t>。</w:t>
            </w:r>
            <w:r>
              <w:rPr>
                <w:rFonts w:ascii="ＭＳ 明朝" w:hAnsi="ＭＳ 明朝" w:hint="eastAsia"/>
              </w:rPr>
              <w:t>②</w:t>
            </w:r>
            <w:r w:rsidR="005B54CA">
              <w:t>学生がどの内容でつまずいているのか、どのような誤解を</w:t>
            </w:r>
            <w:del w:id="85" w:author="Microsoft Office User" w:date="2026-01-11T12:16:00Z" w16du:dateUtc="2026-01-11T03:16:00Z">
              <w:r w:rsidR="005B54CA" w:rsidDel="00DC04CE">
                <w:rPr>
                  <w:rFonts w:hint="eastAsia"/>
                </w:rPr>
                <w:delText>抱き</w:delText>
              </w:r>
            </w:del>
            <w:ins w:id="86" w:author="Microsoft Office User" w:date="2026-01-11T12:17:00Z" w16du:dateUtc="2026-01-11T03:17:00Z">
              <w:r w:rsidR="00DC04CE">
                <w:rPr>
                  <w:rFonts w:hint="eastAsia"/>
                </w:rPr>
                <w:t>生じ</w:t>
              </w:r>
            </w:ins>
            <w:r w:rsidR="005B54CA">
              <w:t>やすいかを</w:t>
            </w:r>
            <w:ins w:id="87" w:author="Microsoft Office User" w:date="2026-01-11T12:17:00Z" w16du:dateUtc="2026-01-11T03:17:00Z">
              <w:r w:rsidR="00DC04CE">
                <w:rPr>
                  <w:rFonts w:hint="eastAsia"/>
                </w:rPr>
                <w:t>、</w:t>
              </w:r>
            </w:ins>
            <w:r w:rsidR="005B54CA">
              <w:t>質問データから定量的に把握</w:t>
            </w:r>
            <w:del w:id="88" w:author="Microsoft Office User" w:date="2026-01-11T12:17:00Z" w16du:dateUtc="2026-01-11T03:17:00Z">
              <w:r w:rsidR="005B54CA" w:rsidDel="00DC04CE">
                <w:rPr>
                  <w:rFonts w:hint="eastAsia"/>
                </w:rPr>
                <w:delText>する</w:delText>
              </w:r>
            </w:del>
            <w:ins w:id="89" w:author="Microsoft Office User" w:date="2026-01-11T12:17:00Z" w16du:dateUtc="2026-01-11T03:17:00Z">
              <w:r w:rsidR="00DC04CE">
                <w:rPr>
                  <w:rFonts w:hint="eastAsia"/>
                </w:rPr>
                <w:t>できる</w:t>
              </w:r>
            </w:ins>
            <w:r w:rsidR="005B54CA">
              <w:t>。これにより</w:t>
            </w:r>
            <w:ins w:id="90" w:author="Microsoft Office User" w:date="2026-01-11T12:17:00Z" w16du:dateUtc="2026-01-11T03:17:00Z">
              <w:r w:rsidR="00DC04CE">
                <w:rPr>
                  <w:rFonts w:hint="eastAsia"/>
                </w:rPr>
                <w:t>学習</w:t>
              </w:r>
            </w:ins>
            <w:ins w:id="91" w:author="Microsoft Office User" w:date="2026-01-11T12:18:00Z" w16du:dateUtc="2026-01-11T03:18:00Z">
              <w:r w:rsidR="00DC04CE">
                <w:rPr>
                  <w:rFonts w:hint="eastAsia"/>
                </w:rPr>
                <w:t>上の困難点を可視化した</w:t>
              </w:r>
            </w:ins>
            <w:r w:rsidR="005B54CA">
              <w:rPr>
                <w:rFonts w:hint="eastAsia"/>
              </w:rPr>
              <w:t>「</w:t>
            </w:r>
            <w:r w:rsidR="005B54CA">
              <w:t>つまずきの地図」を作成し、演習問題・講義改善</w:t>
            </w:r>
            <w:del w:id="92" w:author="Microsoft Office User" w:date="2026-01-11T12:18:00Z" w16du:dateUtc="2026-01-11T03:18:00Z">
              <w:r w:rsidR="005B54CA" w:rsidDel="00DC04CE">
                <w:rPr>
                  <w:rFonts w:hint="eastAsia"/>
                </w:rPr>
                <w:delText>に直結させる</w:delText>
              </w:r>
            </w:del>
            <w:ins w:id="93" w:author="Microsoft Office User" w:date="2026-01-11T12:18:00Z" w16du:dateUtc="2026-01-11T03:18:00Z">
              <w:r w:rsidR="00DC04CE">
                <w:rPr>
                  <w:rFonts w:hint="eastAsia"/>
                </w:rPr>
                <w:t>へと直接的に</w:t>
              </w:r>
            </w:ins>
            <w:ins w:id="94" w:author="Microsoft Office User" w:date="2026-01-11T12:19:00Z" w16du:dateUtc="2026-01-11T03:19:00Z">
              <w:r w:rsidR="00DC04CE">
                <w:rPr>
                  <w:rFonts w:hint="eastAsia"/>
                </w:rPr>
                <w:t>反省させることが可能となる</w:t>
              </w:r>
            </w:ins>
            <w:r w:rsidR="005B54CA">
              <w:t>。</w:t>
            </w:r>
            <w:r w:rsidR="005B54CA">
              <w:rPr>
                <w:rFonts w:ascii="ＭＳ 明朝" w:hAnsi="ＭＳ 明朝" w:hint="eastAsia"/>
              </w:rPr>
              <w:t>③学生の学習行動を時系列分析</w:t>
            </w:r>
            <w:del w:id="95" w:author="Microsoft Office User" w:date="2026-01-11T12:19:00Z" w16du:dateUtc="2026-01-11T03:19:00Z">
              <w:r w:rsidR="005B54CA" w:rsidDel="00DC04CE">
                <w:rPr>
                  <w:rFonts w:ascii="ＭＳ 明朝" w:hAnsi="ＭＳ 明朝" w:hint="eastAsia"/>
                </w:rPr>
                <w:delText>し</w:delText>
              </w:r>
            </w:del>
            <w:ins w:id="96" w:author="Microsoft Office User" w:date="2026-01-11T12:19:00Z" w16du:dateUtc="2026-01-11T03:19:00Z">
              <w:r w:rsidR="00DC04CE">
                <w:rPr>
                  <w:rFonts w:ascii="ＭＳ 明朝" w:hAnsi="ＭＳ 明朝" w:hint="eastAsia"/>
                </w:rPr>
                <w:t>することで</w:t>
              </w:r>
            </w:ins>
            <w:r w:rsidR="005B54CA">
              <w:rPr>
                <w:rFonts w:ascii="ＭＳ 明朝" w:hAnsi="ＭＳ 明朝" w:hint="eastAsia"/>
              </w:rPr>
              <w:t>、いつ、どの程度学習しているのかを把握し、試験前の駆け込み学習パターンや</w:t>
            </w:r>
            <w:ins w:id="97" w:author="Microsoft Office User" w:date="2026-01-11T12:20:00Z" w16du:dateUtc="2026-01-11T03:20:00Z">
              <w:r w:rsidR="00DC04CE">
                <w:rPr>
                  <w:rFonts w:ascii="ＭＳ 明朝" w:hAnsi="ＭＳ 明朝" w:hint="eastAsia"/>
                </w:rPr>
                <w:t>日常的に学習を</w:t>
              </w:r>
            </w:ins>
            <w:r w:rsidR="005B54CA">
              <w:rPr>
                <w:rFonts w:ascii="ＭＳ 明朝" w:hAnsi="ＭＳ 明朝" w:hint="eastAsia"/>
              </w:rPr>
              <w:t>継続</w:t>
            </w:r>
            <w:del w:id="98" w:author="Microsoft Office User" w:date="2026-01-11T12:20:00Z" w16du:dateUtc="2026-01-11T03:20:00Z">
              <w:r w:rsidR="005B54CA" w:rsidDel="00DC04CE">
                <w:rPr>
                  <w:rFonts w:ascii="ＭＳ 明朝" w:hAnsi="ＭＳ 明朝" w:hint="eastAsia"/>
                </w:rPr>
                <w:delText>的学習者の特定</w:delText>
              </w:r>
            </w:del>
            <w:ins w:id="99" w:author="Microsoft Office User" w:date="2026-01-11T12:20:00Z" w16du:dateUtc="2026-01-11T03:20:00Z">
              <w:r w:rsidR="00DC04CE">
                <w:rPr>
                  <w:rFonts w:ascii="ＭＳ 明朝" w:hAnsi="ＭＳ 明朝" w:hint="eastAsia"/>
                </w:rPr>
                <w:t>する学生の特徴を明らかにすること</w:t>
              </w:r>
            </w:ins>
            <w:r w:rsidR="005B54CA">
              <w:rPr>
                <w:rFonts w:ascii="ＭＳ 明朝" w:hAnsi="ＭＳ 明朝" w:hint="eastAsia"/>
              </w:rPr>
              <w:t>が可能となる。</w:t>
            </w:r>
          </w:p>
          <w:p w14:paraId="48619447" w14:textId="2D27127C" w:rsidR="005B54CA" w:rsidRDefault="005B54CA" w:rsidP="0021479C">
            <w:pPr>
              <w:ind w:firstLineChars="50" w:firstLine="105"/>
            </w:pPr>
            <w:r>
              <w:t>生成</w:t>
            </w:r>
            <w:r>
              <w:t>AI</w:t>
            </w:r>
            <w:r>
              <w:t>の教育利用は、海外では</w:t>
            </w:r>
            <w:r>
              <w:t>Khan Academy</w:t>
            </w:r>
            <w:r>
              <w:t>の</w:t>
            </w:r>
            <w:r>
              <w:t>Khanmigo</w:t>
            </w:r>
            <w:r>
              <w:t>など個別指導型</w:t>
            </w:r>
            <w:r>
              <w:t>AI</w:t>
            </w:r>
            <w:r>
              <w:t>の実践が進み、国内でも英語や数学など基礎科目</w:t>
            </w:r>
            <w:del w:id="100" w:author="Microsoft Office User" w:date="2026-01-11T12:22:00Z" w16du:dateUtc="2026-01-11T03:22:00Z">
              <w:r w:rsidDel="00DC04CE">
                <w:rPr>
                  <w:rFonts w:hint="eastAsia"/>
                </w:rPr>
                <w:delText>での</w:delText>
              </w:r>
            </w:del>
            <w:ins w:id="101" w:author="Microsoft Office User" w:date="2026-01-11T12:22:00Z" w16du:dateUtc="2026-01-11T03:22:00Z">
              <w:r w:rsidR="00DC04CE">
                <w:rPr>
                  <w:rFonts w:hint="eastAsia"/>
                </w:rPr>
                <w:t>を中心に</w:t>
              </w:r>
            </w:ins>
            <w:r>
              <w:t>導入</w:t>
            </w:r>
            <w:del w:id="102" w:author="Microsoft Office User" w:date="2026-01-11T12:22:00Z" w16du:dateUtc="2026-01-11T03:22:00Z">
              <w:r w:rsidDel="00DC04CE">
                <w:rPr>
                  <w:rFonts w:hint="eastAsia"/>
                </w:rPr>
                <w:delText>報告</w:delText>
              </w:r>
            </w:del>
            <w:ins w:id="103" w:author="Microsoft Office User" w:date="2026-01-11T12:22:00Z" w16du:dateUtc="2026-01-11T03:22:00Z">
              <w:r w:rsidR="00DC04CE">
                <w:rPr>
                  <w:rFonts w:hint="eastAsia"/>
                </w:rPr>
                <w:t>事例</w:t>
              </w:r>
            </w:ins>
            <w:r>
              <w:t>が</w:t>
            </w:r>
            <w:del w:id="104" w:author="Microsoft Office User" w:date="2026-01-11T12:23:00Z" w16du:dateUtc="2026-01-11T03:23:00Z">
              <w:r w:rsidDel="00DC04CE">
                <w:rPr>
                  <w:rFonts w:hint="eastAsia"/>
                </w:rPr>
                <w:delText>増え</w:delText>
              </w:r>
            </w:del>
            <w:ins w:id="105" w:author="Microsoft Office User" w:date="2026-01-11T12:23:00Z" w16du:dateUtc="2026-01-11T03:23:00Z">
              <w:r w:rsidR="00DC04CE">
                <w:rPr>
                  <w:rFonts w:hint="eastAsia"/>
                </w:rPr>
                <w:t>増加し</w:t>
              </w:r>
            </w:ins>
            <w:r>
              <w:t>ている。</w:t>
            </w:r>
            <w:del w:id="106" w:author="Microsoft Office User" w:date="2026-01-11T12:23:00Z" w16du:dateUtc="2026-01-11T03:23:00Z">
              <w:r w:rsidDel="00DC04CE">
                <w:rPr>
                  <w:rFonts w:hint="eastAsia"/>
                </w:rPr>
                <w:delText>しかし</w:delText>
              </w:r>
            </w:del>
            <w:ins w:id="107" w:author="Microsoft Office User" w:date="2026-01-11T12:23:00Z" w16du:dateUtc="2026-01-11T03:23:00Z">
              <w:r w:rsidR="00DC04CE">
                <w:rPr>
                  <w:rFonts w:hint="eastAsia"/>
                </w:rPr>
                <w:t>一方、</w:t>
              </w:r>
            </w:ins>
            <w:r>
              <w:t>医療系専門科目、特に薬学教育での体系的な導入</w:t>
            </w:r>
            <w:r w:rsidR="0072543D">
              <w:rPr>
                <w:rFonts w:hint="eastAsia"/>
              </w:rPr>
              <w:t>・</w:t>
            </w:r>
            <w:r>
              <w:t>研究は限定的である。本研究は薬学コアカリキュラム</w:t>
            </w:r>
            <w:r>
              <w:t>SBO</w:t>
            </w:r>
            <w:r>
              <w:t>に準拠した専門知識ベースを構築し、医療系教育における</w:t>
            </w:r>
            <w:r w:rsidR="0072543D">
              <w:rPr>
                <w:rFonts w:hint="eastAsia"/>
              </w:rPr>
              <w:t>生成系</w:t>
            </w:r>
            <w:r>
              <w:t>AI</w:t>
            </w:r>
            <w:r w:rsidR="0072543D">
              <w:rPr>
                <w:rFonts w:hint="eastAsia"/>
              </w:rPr>
              <w:t>を学生の自己学習に導入した最初の</w:t>
            </w:r>
            <w:r>
              <w:t>事例となる。</w:t>
            </w:r>
          </w:p>
          <w:p w14:paraId="6A0445C2" w14:textId="15C679AE" w:rsidR="005B54CA" w:rsidRPr="0021479C" w:rsidRDefault="0072543D" w:rsidP="0021479C">
            <w:pPr>
              <w:ind w:firstLineChars="50" w:firstLine="105"/>
              <w:rPr>
                <w:rFonts w:ascii="ＭＳ 明朝" w:hAnsi="ＭＳ 明朝"/>
              </w:rPr>
            </w:pPr>
            <w:r>
              <w:rPr>
                <w:rFonts w:hint="eastAsia"/>
              </w:rPr>
              <w:t>「魔法の黒板」を使用した学生の</w:t>
            </w:r>
            <w:r w:rsidR="005B54CA">
              <w:t>データと試験成績の相関分析により、</w:t>
            </w:r>
            <w:r w:rsidR="005B54CA">
              <w:t>AI</w:t>
            </w:r>
            <w:r>
              <w:rPr>
                <w:rFonts w:hint="eastAsia"/>
              </w:rPr>
              <w:t>による学習</w:t>
            </w:r>
            <w:r w:rsidR="005B54CA">
              <w:t>支援の教育効果を定量的に評価できる。</w:t>
            </w:r>
            <w:r w:rsidR="005B54CA">
              <w:rPr>
                <w:rFonts w:hint="eastAsia"/>
              </w:rPr>
              <w:t>過去</w:t>
            </w:r>
            <w:r w:rsidR="005B54CA">
              <w:t>の</w:t>
            </w:r>
            <w:r w:rsidR="000E6E79">
              <w:rPr>
                <w:rFonts w:hint="eastAsia"/>
              </w:rPr>
              <w:t>演習問題、</w:t>
            </w:r>
            <w:r w:rsidR="005B54CA">
              <w:t>試験</w:t>
            </w:r>
            <w:r w:rsidR="000E6E79">
              <w:rPr>
                <w:rFonts w:hint="eastAsia"/>
              </w:rPr>
              <w:t>結果</w:t>
            </w:r>
            <w:r w:rsidR="005B54CA">
              <w:t>との比較により</w:t>
            </w:r>
            <w:ins w:id="108" w:author="Microsoft Office User" w:date="2026-01-11T12:26:00Z" w16du:dateUtc="2026-01-11T03:26:00Z">
              <w:r w:rsidR="00DC04CE">
                <w:rPr>
                  <w:rFonts w:hint="eastAsia"/>
                </w:rPr>
                <w:t>、</w:t>
              </w:r>
            </w:ins>
            <w:r w:rsidR="005B54CA">
              <w:t>客観的</w:t>
            </w:r>
            <w:r>
              <w:rPr>
                <w:rFonts w:hint="eastAsia"/>
              </w:rPr>
              <w:t>な</w:t>
            </w:r>
            <w:r w:rsidR="005B54CA">
              <w:t>検証が可能となる。</w:t>
            </w:r>
            <w:r>
              <w:rPr>
                <w:rFonts w:hint="eastAsia"/>
              </w:rPr>
              <w:t>また</w:t>
            </w:r>
            <w:r w:rsidR="005B54CA">
              <w:t>「つまずきの地図」は授業設計の改善、</w:t>
            </w:r>
            <w:r>
              <w:rPr>
                <w:rFonts w:hint="eastAsia"/>
              </w:rPr>
              <w:t>弱点強化学習</w:t>
            </w:r>
            <w:r w:rsidR="005B54CA">
              <w:t>、</w:t>
            </w:r>
            <w:ins w:id="109" w:author="Microsoft Office User" w:date="2026-01-11T12:25:00Z" w16du:dateUtc="2026-01-11T03:25:00Z">
              <w:r w:rsidR="00DC04CE">
                <w:rPr>
                  <w:rFonts w:hint="eastAsia"/>
                </w:rPr>
                <w:t>さらには</w:t>
              </w:r>
            </w:ins>
            <w:r w:rsidR="005B54CA">
              <w:t>個別指導に活用</w:t>
            </w:r>
            <w:del w:id="110" w:author="Microsoft Office User" w:date="2026-01-11T12:25:00Z" w16du:dateUtc="2026-01-11T03:25:00Z">
              <w:r w:rsidR="005B54CA" w:rsidDel="00DC04CE">
                <w:rPr>
                  <w:rFonts w:hint="eastAsia"/>
                </w:rPr>
                <w:delText>でき</w:delText>
              </w:r>
            </w:del>
            <w:ins w:id="111" w:author="Microsoft Office User" w:date="2026-01-11T12:25:00Z" w16du:dateUtc="2026-01-11T03:25:00Z">
              <w:r w:rsidR="00DC04CE">
                <w:rPr>
                  <w:rFonts w:hint="eastAsia"/>
                </w:rPr>
                <w:t>が</w:t>
              </w:r>
            </w:ins>
            <w:ins w:id="112" w:author="Microsoft Office User" w:date="2026-01-11T12:26:00Z" w16du:dateUtc="2026-01-11T03:26:00Z">
              <w:r w:rsidR="00DC04CE">
                <w:rPr>
                  <w:rFonts w:hint="eastAsia"/>
                </w:rPr>
                <w:t>期待され</w:t>
              </w:r>
            </w:ins>
            <w:r w:rsidR="005B54CA">
              <w:t>、薬学教育全体の質向上に貢献する。本研究は教員の「教える」から学生の</w:t>
            </w:r>
            <w:r>
              <w:rPr>
                <w:rFonts w:hint="eastAsia"/>
              </w:rPr>
              <w:t>自ら</w:t>
            </w:r>
            <w:r w:rsidR="005B54CA">
              <w:t>「学ぶ」へのパラダイムシフトを実現する基盤となる。</w:t>
            </w:r>
          </w:p>
        </w:tc>
      </w:tr>
      <w:tr w:rsidR="00627393" w14:paraId="26C795DF" w14:textId="77777777" w:rsidTr="00FF7810">
        <w:trPr>
          <w:cantSplit/>
          <w:trHeight w:val="838"/>
        </w:trPr>
        <w:tc>
          <w:tcPr>
            <w:tcW w:w="10501" w:type="dxa"/>
            <w:gridSpan w:val="24"/>
          </w:tcPr>
          <w:p w14:paraId="16108B47" w14:textId="77777777" w:rsidR="00627393" w:rsidRDefault="00627393" w:rsidP="00FF7810">
            <w:pPr>
              <w:rPr>
                <w:rFonts w:eastAsia="ＭＳ ゴシック"/>
                <w:sz w:val="24"/>
              </w:rPr>
            </w:pPr>
            <w:bookmarkStart w:id="113" w:name="OLE_LINK2"/>
            <w:r>
              <w:rPr>
                <w:rFonts w:eastAsia="ＭＳ ゴシック" w:hint="eastAsia"/>
                <w:sz w:val="24"/>
              </w:rPr>
              <w:lastRenderedPageBreak/>
              <w:t>共同研究の計画・方法（全期間について）</w:t>
            </w:r>
          </w:p>
          <w:p w14:paraId="13BBCD81" w14:textId="77777777" w:rsidR="00627393" w:rsidRPr="00012DA1" w:rsidRDefault="00627393" w:rsidP="00FF7810">
            <w:pPr>
              <w:rPr>
                <w:szCs w:val="21"/>
              </w:rPr>
            </w:pPr>
            <w:r>
              <w:rPr>
                <w:rFonts w:hint="eastAsia"/>
              </w:rPr>
              <w:t>研究目的を達成するために</w:t>
            </w:r>
            <w:r w:rsidRPr="0081004C">
              <w:rPr>
                <w:rFonts w:hint="eastAsia"/>
                <w:u w:val="single"/>
              </w:rPr>
              <w:t>年次毎</w:t>
            </w:r>
            <w:r>
              <w:rPr>
                <w:rFonts w:hint="eastAsia"/>
              </w:rPr>
              <w:t>の研究計画・方法を、研究代表者、共同研究者の相互関係（役割分担状況）も含めて具体的に記入してください。</w:t>
            </w:r>
            <w:bookmarkEnd w:id="113"/>
          </w:p>
        </w:tc>
      </w:tr>
      <w:tr w:rsidR="00627393" w14:paraId="4D3CAB39" w14:textId="77777777" w:rsidTr="00FF7810">
        <w:trPr>
          <w:cantSplit/>
          <w:trHeight w:val="14279"/>
        </w:trPr>
        <w:tc>
          <w:tcPr>
            <w:tcW w:w="10501" w:type="dxa"/>
            <w:gridSpan w:val="24"/>
            <w:tcBorders>
              <w:bottom w:val="single" w:sz="4" w:space="0" w:color="auto"/>
            </w:tcBorders>
          </w:tcPr>
          <w:p w14:paraId="49221729" w14:textId="77777777" w:rsidR="003D7AC2" w:rsidRDefault="003D7AC2" w:rsidP="003D7AC2">
            <w:pPr>
              <w:ind w:firstLineChars="50" w:firstLine="105"/>
              <w:rPr>
                <w:rFonts w:ascii="Cambria" w:hAnsi="Cambria" w:cs="Cambria"/>
              </w:rPr>
            </w:pPr>
            <w:r>
              <w:rPr>
                <w:rFonts w:hint="eastAsia"/>
              </w:rPr>
              <w:t>本研究で用いる学習支援システム「魔法の黒板」は、学生が質問を入力する学生</w:t>
            </w:r>
            <w:r>
              <w:rPr>
                <w:rFonts w:hint="eastAsia"/>
              </w:rPr>
              <w:t>UI</w:t>
            </w:r>
            <w:r>
              <w:rPr>
                <w:rFonts w:hint="eastAsia"/>
              </w:rPr>
              <w:t>、教員が分析を行う教員</w:t>
            </w:r>
            <w:r>
              <w:rPr>
                <w:rFonts w:hint="eastAsia"/>
              </w:rPr>
              <w:t>UI</w:t>
            </w:r>
            <w:r>
              <w:rPr>
                <w:rFonts w:hint="eastAsia"/>
              </w:rPr>
              <w:t>、</w:t>
            </w:r>
            <w:r>
              <w:rPr>
                <w:rFonts w:hint="eastAsia"/>
              </w:rPr>
              <w:t>137</w:t>
            </w:r>
            <w:r>
              <w:rPr>
                <w:rFonts w:hint="eastAsia"/>
              </w:rPr>
              <w:t>項目の</w:t>
            </w:r>
            <w:r>
              <w:rPr>
                <w:rFonts w:hint="eastAsia"/>
              </w:rPr>
              <w:t>Q&amp;A</w:t>
            </w:r>
            <w:r>
              <w:rPr>
                <w:rFonts w:hint="eastAsia"/>
              </w:rPr>
              <w:t>知識ベースを備え、試行的に運用している。本研究では、この基盤を研究目的に沿って整理し、</w:t>
            </w:r>
            <w:r w:rsidRPr="00B83F7B">
              <w:rPr>
                <w:rFonts w:hint="eastAsia"/>
                <w:highlight w:val="yellow"/>
                <w:rPrChange w:id="114" w:author="Microsoft Office User" w:date="2026-01-11T12:43:00Z" w16du:dateUtc="2026-01-11T03:43:00Z">
                  <w:rPr>
                    <w:rFonts w:hint="eastAsia"/>
                  </w:rPr>
                </w:rPrChange>
              </w:rPr>
              <w:t>AI</w:t>
            </w:r>
            <w:r w:rsidRPr="00B83F7B">
              <w:rPr>
                <w:rFonts w:hint="eastAsia"/>
                <w:highlight w:val="yellow"/>
                <w:rPrChange w:id="115" w:author="Microsoft Office User" w:date="2026-01-11T12:43:00Z" w16du:dateUtc="2026-01-11T03:43:00Z">
                  <w:rPr>
                    <w:rFonts w:hint="eastAsia"/>
                  </w:rPr>
                </w:rPrChange>
              </w:rPr>
              <w:t>回答の質保証体制および学習データ収集機能を整備</w:t>
            </w:r>
            <w:r w:rsidRPr="00B83F7B">
              <w:rPr>
                <w:rFonts w:ascii="Apple Color Emoji" w:hAnsi="Apple Color Emoji" w:cs="Apple Color Emoji" w:hint="eastAsia"/>
                <w:highlight w:val="yellow"/>
                <w:rPrChange w:id="116" w:author="Microsoft Office User" w:date="2026-01-11T12:43:00Z" w16du:dateUtc="2026-01-11T03:43:00Z">
                  <w:rPr>
                    <w:rFonts w:ascii="Apple Color Emoji" w:hAnsi="Apple Color Emoji" w:cs="Apple Color Emoji" w:hint="eastAsia"/>
                  </w:rPr>
                </w:rPrChange>
              </w:rPr>
              <w:t>することで</w:t>
            </w:r>
            <w:r>
              <w:rPr>
                <w:rFonts w:ascii="Apple Color Emoji" w:hAnsi="Apple Color Emoji" w:cs="Apple Color Emoji" w:hint="eastAsia"/>
              </w:rPr>
              <w:t>し、</w:t>
            </w:r>
            <w:r>
              <w:rPr>
                <w:rFonts w:ascii="Cambria" w:hAnsi="Cambria" w:cs="Cambria" w:hint="eastAsia"/>
              </w:rPr>
              <w:t>教育効果の検証を行う。これを実行するため、以下に計画・方法を示す。</w:t>
            </w:r>
          </w:p>
          <w:p w14:paraId="3BDF53E4" w14:textId="61F612EC" w:rsidR="003D7AC2" w:rsidRDefault="003D7AC2" w:rsidP="003D7AC2">
            <w:r w:rsidRPr="00183621">
              <w:rPr>
                <w:rFonts w:ascii="ＭＳ 明朝" w:hAnsi="ＭＳ 明朝" w:cs="Cambria" w:hint="eastAsia"/>
              </w:rPr>
              <w:t>4-5</w:t>
            </w:r>
            <w:r>
              <w:rPr>
                <w:rFonts w:ascii="Cambria" w:hAnsi="Cambria" w:cs="Cambria" w:hint="eastAsia"/>
              </w:rPr>
              <w:t>月にシステムの整理・確定、</w:t>
            </w:r>
            <w:r w:rsidRPr="00183621">
              <w:rPr>
                <w:rFonts w:ascii="ＭＳ 明朝" w:hAnsi="ＭＳ 明朝" w:cs="Cambria"/>
              </w:rPr>
              <w:t>6-8</w:t>
            </w:r>
            <w:r>
              <w:rPr>
                <w:rFonts w:ascii="Cambria" w:hAnsi="Cambria" w:cs="Cambria" w:hint="eastAsia"/>
              </w:rPr>
              <w:t>月に改善・検証、</w:t>
            </w:r>
            <w:r w:rsidRPr="00183621">
              <w:rPr>
                <w:rFonts w:ascii="ＭＳ 明朝" w:hAnsi="ＭＳ 明朝" w:cs="Cambria" w:hint="eastAsia"/>
              </w:rPr>
              <w:t>9</w:t>
            </w:r>
            <w:r>
              <w:rPr>
                <w:rFonts w:ascii="Cambria" w:hAnsi="Cambria" w:cs="Cambria" w:hint="eastAsia"/>
              </w:rPr>
              <w:t>月以降に実証実験・分析を行う。なお</w:t>
            </w:r>
            <w:r>
              <w:rPr>
                <w:rFonts w:hint="eastAsia"/>
              </w:rPr>
              <w:t>研究代表者である橋本は「</w:t>
            </w:r>
            <w:r>
              <w:rPr>
                <w:rFonts w:hint="eastAsia"/>
              </w:rPr>
              <w:t>EBM</w:t>
            </w:r>
            <w:r>
              <w:rPr>
                <w:rFonts w:hint="eastAsia"/>
              </w:rPr>
              <w:t>と医薬品情報」「生物統計」「研究デザインと解析」「医薬品の比較・評価」「患者情報の収集・評価・管理」について、共同研究者である辰見は、「医薬品情報学総論」「医薬品情報の収集・評価・加工・提供・管理」について、各領域に関する</w:t>
            </w:r>
            <w:r>
              <w:rPr>
                <w:rFonts w:hint="eastAsia"/>
              </w:rPr>
              <w:t>Q&amp;A</w:t>
            </w:r>
            <w:r>
              <w:rPr>
                <w:rFonts w:hint="eastAsia"/>
              </w:rPr>
              <w:t>知識ベースの構築と検証を行い、担当領域におけるシステムの動作確認と</w:t>
            </w:r>
            <w:r>
              <w:rPr>
                <w:rFonts w:hint="eastAsia"/>
              </w:rPr>
              <w:t>AI</w:t>
            </w:r>
            <w:r>
              <w:rPr>
                <w:rFonts w:hint="eastAsia"/>
              </w:rPr>
              <w:t>回答の適切性評価を担う。各教員が講義担当領域の応答内容を検証することで、講義全体をカバーする包括的な質保証体制を構築する。この協働体制により、教育現場での実用性と信頼性を確保する。</w:t>
            </w:r>
          </w:p>
          <w:p w14:paraId="01A21D0F" w14:textId="77777777" w:rsidR="003D7AC2" w:rsidRPr="00BF2D62" w:rsidRDefault="003D7AC2" w:rsidP="003D7AC2">
            <w:pPr>
              <w:rPr>
                <w:rFonts w:ascii="MS UI Gothic" w:eastAsia="MS UI Gothic" w:hAnsi="MS UI Gothic"/>
                <w:color w:val="000000" w:themeColor="text1"/>
              </w:rPr>
            </w:pPr>
            <w:r w:rsidRPr="00BF2D62">
              <w:rPr>
                <w:rFonts w:ascii="MS UI Gothic" w:eastAsia="MS UI Gothic" w:hAnsi="MS UI Gothic"/>
                <w:color w:val="000000" w:themeColor="text1"/>
              </w:rPr>
              <w:t>【4-5月</w:t>
            </w:r>
            <w:r>
              <w:rPr>
                <w:rFonts w:ascii="MS UI Gothic" w:eastAsia="MS UI Gothic" w:hAnsi="MS UI Gothic" w:hint="eastAsia"/>
                <w:color w:val="000000" w:themeColor="text1"/>
              </w:rPr>
              <w:t>：</w:t>
            </w:r>
            <w:r w:rsidRPr="00BF2D62">
              <w:rPr>
                <w:rFonts w:ascii="MS UI Gothic" w:eastAsia="MS UI Gothic" w:hAnsi="MS UI Gothic" w:hint="eastAsia"/>
                <w:color w:val="000000" w:themeColor="text1"/>
              </w:rPr>
              <w:t>研究基盤としてのシステムの整理</w:t>
            </w:r>
            <w:r w:rsidRPr="00BF2D62">
              <w:rPr>
                <w:rFonts w:ascii="MS UI Gothic" w:eastAsia="MS UI Gothic" w:hAnsi="MS UI Gothic"/>
                <w:color w:val="000000" w:themeColor="text1"/>
              </w:rPr>
              <w:t>】</w:t>
            </w:r>
          </w:p>
          <w:p w14:paraId="44586C75" w14:textId="3840C0AD" w:rsidR="003D7AC2" w:rsidRDefault="003D7AC2" w:rsidP="009C21A1">
            <w:pPr>
              <w:ind w:firstLineChars="50" w:firstLine="105"/>
            </w:pPr>
            <w:r>
              <w:t>すでに試行的に実装している学習支援システム「魔法の黒板」を、</w:t>
            </w:r>
            <w:r w:rsidRPr="00AD18D7">
              <w:rPr>
                <w:rFonts w:hint="eastAsia"/>
                <w:highlight w:val="yellow"/>
                <w:rPrChange w:id="117" w:author="橋本　保彦" w:date="2026-01-11T16:25:00Z" w16du:dateUtc="2026-01-11T07:25:00Z">
                  <w:rPr>
                    <w:rFonts w:hint="eastAsia"/>
                  </w:rPr>
                </w:rPrChange>
              </w:rPr>
              <w:t>研究体制として整備</w:t>
            </w:r>
            <w:r>
              <w:t>する。既存の学生</w:t>
            </w:r>
            <w:r>
              <w:t>UI</w:t>
            </w:r>
            <w:r>
              <w:t>・教員</w:t>
            </w:r>
            <w:r>
              <w:t>UI</w:t>
            </w:r>
            <w:r>
              <w:t>・</w:t>
            </w:r>
            <w:r>
              <w:t>137</w:t>
            </w:r>
            <w:r>
              <w:t>項目の</w:t>
            </w:r>
            <w:r>
              <w:t>Q&amp;A</w:t>
            </w:r>
            <w:r>
              <w:t>知識ベース（</w:t>
            </w:r>
            <w:r>
              <w:t>RAG</w:t>
            </w:r>
            <w:r>
              <w:t>機能により著作権対応済）を基盤とし、</w:t>
            </w:r>
            <w:r>
              <w:t>①AI</w:t>
            </w:r>
            <w:r>
              <w:t>回答の質保証として各領域担当教員による応答内容の体系的検証、</w:t>
            </w:r>
            <w:r>
              <w:t>②</w:t>
            </w:r>
            <w:r>
              <w:t>研究用データ項目（質問内容・質問タイミング・利用頻度等）の確定と匿名化保存機能の実装、</w:t>
            </w:r>
            <w:r>
              <w:t>③</w:t>
            </w:r>
            <w:r>
              <w:t>研究倫理委員会への申請と承認取得を行う。</w:t>
            </w:r>
            <w:r>
              <w:rPr>
                <w:rFonts w:hint="eastAsia"/>
              </w:rPr>
              <w:t>並行して、</w:t>
            </w:r>
            <w:r>
              <w:t>学内外の多様な端末（</w:t>
            </w:r>
            <w:r>
              <w:t>PC</w:t>
            </w:r>
            <w:r>
              <w:t>・スマートフォン・タブレット）から</w:t>
            </w:r>
            <w:r>
              <w:t>Streamlit</w:t>
            </w:r>
            <w:r>
              <w:t>アプリケーションと</w:t>
            </w:r>
            <w:r>
              <w:t>API</w:t>
            </w:r>
            <w:r>
              <w:t>連携の安定動作を検証し、学生の主要利用環境での実用性を確認する。</w:t>
            </w:r>
          </w:p>
          <w:p w14:paraId="7D5F818F" w14:textId="4D68EF6E" w:rsidR="003D7AC2" w:rsidRDefault="003D7AC2" w:rsidP="003D7AC2">
            <w:r w:rsidRPr="00202804">
              <w:rPr>
                <w:rFonts w:hint="eastAsia"/>
              </w:rPr>
              <w:t>＊到達</w:t>
            </w:r>
            <w:del w:id="118" w:author="Microsoft Office User" w:date="2026-01-11T12:29:00Z" w16du:dateUtc="2026-01-11T03:29:00Z">
              <w:r w:rsidRPr="00202804" w:rsidDel="00274AB3">
                <w:rPr>
                  <w:rFonts w:hint="eastAsia"/>
                </w:rPr>
                <w:delText>点</w:delText>
              </w:r>
            </w:del>
            <w:ins w:id="119" w:author="Microsoft Office User" w:date="2026-01-11T12:29:00Z" w16du:dateUtc="2026-01-11T03:29:00Z">
              <w:r w:rsidR="00274AB3">
                <w:rPr>
                  <w:rFonts w:hint="eastAsia"/>
                </w:rPr>
                <w:t>目標</w:t>
              </w:r>
            </w:ins>
            <w:r w:rsidRPr="00202804">
              <w:rPr>
                <w:rFonts w:hint="eastAsia"/>
              </w:rPr>
              <w:t>：</w:t>
            </w:r>
            <w:ins w:id="120" w:author="Microsoft Office User" w:date="2026-01-11T12:31:00Z">
              <w:r w:rsidR="00274AB3" w:rsidRPr="00274AB3">
                <w:t>講義での継続利用および学習データの安定的取得が可能であることを確認し、倫理審査の承認を得る。</w:t>
              </w:r>
            </w:ins>
            <w:del w:id="121" w:author="Microsoft Office User" w:date="2026-01-11T12:31:00Z" w16du:dateUtc="2026-01-11T03:31:00Z">
              <w:r w:rsidRPr="00202804" w:rsidDel="00274AB3">
                <w:rPr>
                  <w:rFonts w:hint="eastAsia"/>
                </w:rPr>
                <w:delText>講義で継続利用ができ、データ取得が安定しているか</w:delText>
              </w:r>
            </w:del>
            <w:del w:id="122" w:author="Microsoft Office User" w:date="2026-01-11T12:29:00Z" w16du:dateUtc="2026-01-11T03:29:00Z">
              <w:r w:rsidRPr="00202804" w:rsidDel="00274AB3">
                <w:rPr>
                  <w:rFonts w:hint="eastAsia"/>
                </w:rPr>
                <w:delText>を</w:delText>
              </w:r>
            </w:del>
            <w:del w:id="123" w:author="Microsoft Office User" w:date="2026-01-11T12:31:00Z" w16du:dateUtc="2026-01-11T03:31:00Z">
              <w:r w:rsidRPr="00202804" w:rsidDel="00274AB3">
                <w:rPr>
                  <w:rFonts w:hint="eastAsia"/>
                </w:rPr>
                <w:delText>確認。</w:delText>
              </w:r>
              <w:r w:rsidR="009C21A1" w:rsidDel="00274AB3">
                <w:rPr>
                  <w:rFonts w:hint="eastAsia"/>
                </w:rPr>
                <w:delText>倫理審査での承認。</w:delText>
              </w:r>
            </w:del>
          </w:p>
          <w:p w14:paraId="53FA48D4" w14:textId="77777777" w:rsidR="003D7AC2" w:rsidRPr="00202804" w:rsidRDefault="003D7AC2" w:rsidP="003D7AC2">
            <w:pPr>
              <w:rPr>
                <w:rFonts w:ascii="MS UI Gothic" w:eastAsia="MS UI Gothic" w:hAnsi="MS UI Gothic"/>
                <w:color w:val="000000" w:themeColor="text1"/>
              </w:rPr>
            </w:pPr>
            <w:r w:rsidRPr="00202804">
              <w:rPr>
                <w:rFonts w:ascii="MS UI Gothic" w:eastAsia="MS UI Gothic" w:hAnsi="MS UI Gothic"/>
                <w:color w:val="000000" w:themeColor="text1"/>
              </w:rPr>
              <w:t>【6-8月</w:t>
            </w:r>
            <w:r w:rsidRPr="00202804">
              <w:rPr>
                <w:rFonts w:ascii="MS UI Gothic" w:eastAsia="MS UI Gothic" w:hAnsi="MS UI Gothic" w:hint="eastAsia"/>
                <w:color w:val="000000" w:themeColor="text1"/>
              </w:rPr>
              <w:t>：機能改善および運用検証</w:t>
            </w:r>
            <w:r w:rsidRPr="00202804">
              <w:rPr>
                <w:rFonts w:ascii="MS UI Gothic" w:eastAsia="MS UI Gothic" w:hAnsi="MS UI Gothic"/>
                <w:color w:val="000000" w:themeColor="text1"/>
              </w:rPr>
              <w:t>】</w:t>
            </w:r>
          </w:p>
          <w:p w14:paraId="43C8CCD9" w14:textId="5FDFD413" w:rsidR="003D7AC2" w:rsidRPr="00A943C6" w:rsidRDefault="003D7AC2" w:rsidP="003D7AC2">
            <w:pPr>
              <w:ind w:firstLineChars="50" w:firstLine="105"/>
              <w:rPr>
                <w:rFonts w:ascii="ＭＳ 明朝" w:hAnsi="ＭＳ 明朝"/>
              </w:rPr>
            </w:pPr>
            <w:r>
              <w:t>4–5</w:t>
            </w:r>
            <w:r>
              <w:t>月に整理した研究基盤をもとに、実際の講義利用を想定した機能改善と運用検証を行う。本期間は、既に「医薬品情報」を履修済みの学生（</w:t>
            </w:r>
            <w:r>
              <w:t>4</w:t>
            </w:r>
            <w:r>
              <w:t>・</w:t>
            </w:r>
            <w:r>
              <w:t>5</w:t>
            </w:r>
            <w:r>
              <w:t>・</w:t>
            </w:r>
            <w:r>
              <w:t>6</w:t>
            </w:r>
            <w:r>
              <w:t>年生）を対象として、システムの動作検証および改善点の抽出を行う。学生からの質問内容を蓄積・分析し、用語理解、概念理解、計算処理、臨床判断などのカテゴリーに分類する。同一テーマへの繰り返し質問や基礎概念への遡及質問といったパターンを抽出することで、学生のつまずきやすい箇所を特定し、可視化する仕組みを実装する。これにより、教員が講義改善に活用できる情報を直感的に把握できるようシステムを</w:t>
            </w:r>
            <w:r w:rsidR="009C21A1">
              <w:rPr>
                <w:rFonts w:hint="eastAsia"/>
              </w:rPr>
              <w:t>構築する</w:t>
            </w:r>
            <w:r>
              <w:t>。</w:t>
            </w:r>
          </w:p>
          <w:p w14:paraId="096786E3" w14:textId="77777777" w:rsidR="003D7AC2" w:rsidRPr="00202804" w:rsidRDefault="003D7AC2" w:rsidP="003D7AC2">
            <w:pPr>
              <w:ind w:firstLineChars="50" w:firstLine="105"/>
            </w:pPr>
            <w:r>
              <w:t>学生が自由に質問し、教員が利用状況を把握しやすいユーザーインターフェースの改善・調整を行う。また、研究データの安全性を確保するため、アクセス制御や通信の暗号化等のセキュリティ対策を実装し、安定した運用が可能であることを確認する。</w:t>
            </w:r>
          </w:p>
          <w:p w14:paraId="63AE7513" w14:textId="4FF4EC29" w:rsidR="003D7AC2" w:rsidRPr="00202804" w:rsidRDefault="003D7AC2" w:rsidP="003D7AC2">
            <w:r w:rsidRPr="00202804">
              <w:rPr>
                <w:rFonts w:hint="eastAsia"/>
              </w:rPr>
              <w:t>＊到達</w:t>
            </w:r>
            <w:del w:id="124" w:author="Microsoft Office User" w:date="2026-01-11T12:29:00Z" w16du:dateUtc="2026-01-11T03:29:00Z">
              <w:r w:rsidRPr="00202804" w:rsidDel="00274AB3">
                <w:rPr>
                  <w:rFonts w:hint="eastAsia"/>
                </w:rPr>
                <w:delText>点</w:delText>
              </w:r>
            </w:del>
            <w:ins w:id="125" w:author="Microsoft Office User" w:date="2026-01-11T12:29:00Z" w16du:dateUtc="2026-01-11T03:29:00Z">
              <w:r w:rsidR="00274AB3">
                <w:rPr>
                  <w:rFonts w:hint="eastAsia"/>
                </w:rPr>
                <w:t>目標</w:t>
              </w:r>
            </w:ins>
            <w:r w:rsidRPr="00202804">
              <w:rPr>
                <w:rFonts w:hint="eastAsia"/>
              </w:rPr>
              <w:t>：教育効果</w:t>
            </w:r>
            <w:ins w:id="126" w:author="Microsoft Office User" w:date="2026-01-11T12:30:00Z" w16du:dateUtc="2026-01-11T03:30:00Z">
              <w:r w:rsidR="00274AB3">
                <w:rPr>
                  <w:rFonts w:hint="eastAsia"/>
                </w:rPr>
                <w:t>の</w:t>
              </w:r>
            </w:ins>
            <w:r w:rsidRPr="00202804">
              <w:rPr>
                <w:rFonts w:hint="eastAsia"/>
              </w:rPr>
              <w:t>検証に必要なデータ</w:t>
            </w:r>
            <w:ins w:id="127" w:author="Microsoft Office User" w:date="2026-01-11T12:30:00Z" w16du:dateUtc="2026-01-11T03:30:00Z">
              <w:r w:rsidR="00274AB3">
                <w:rPr>
                  <w:rFonts w:hint="eastAsia"/>
                </w:rPr>
                <w:t>を</w:t>
              </w:r>
            </w:ins>
            <w:r w:rsidRPr="00202804">
              <w:rPr>
                <w:rFonts w:hint="eastAsia"/>
              </w:rPr>
              <w:t>取得</w:t>
            </w:r>
            <w:del w:id="128" w:author="Microsoft Office User" w:date="2026-01-11T12:30:00Z" w16du:dateUtc="2026-01-11T03:30:00Z">
              <w:r w:rsidRPr="00202804" w:rsidDel="00274AB3">
                <w:rPr>
                  <w:rFonts w:hint="eastAsia"/>
                </w:rPr>
                <w:delText>が</w:delText>
              </w:r>
            </w:del>
            <w:r w:rsidRPr="00202804">
              <w:rPr>
                <w:rFonts w:hint="eastAsia"/>
              </w:rPr>
              <w:t>可能であること</w:t>
            </w:r>
            <w:del w:id="129" w:author="Microsoft Office User" w:date="2026-01-11T12:29:00Z" w16du:dateUtc="2026-01-11T03:29:00Z">
              <w:r w:rsidRPr="00202804" w:rsidDel="00274AB3">
                <w:rPr>
                  <w:rFonts w:hint="eastAsia"/>
                </w:rPr>
                <w:delText>を</w:delText>
              </w:r>
            </w:del>
            <w:ins w:id="130" w:author="Microsoft Office User" w:date="2026-01-11T12:30:00Z" w16du:dateUtc="2026-01-11T03:30:00Z">
              <w:r w:rsidR="00274AB3">
                <w:rPr>
                  <w:rFonts w:hint="eastAsia"/>
                </w:rPr>
                <w:t>を</w:t>
              </w:r>
            </w:ins>
            <w:r w:rsidRPr="00202804">
              <w:rPr>
                <w:rFonts w:hint="eastAsia"/>
              </w:rPr>
              <w:t>確認</w:t>
            </w:r>
            <w:ins w:id="131" w:author="Microsoft Office User" w:date="2026-01-11T12:30:00Z" w16du:dateUtc="2026-01-11T03:30:00Z">
              <w:r w:rsidR="00274AB3">
                <w:rPr>
                  <w:rFonts w:hint="eastAsia"/>
                </w:rPr>
                <w:t>する</w:t>
              </w:r>
            </w:ins>
            <w:r w:rsidRPr="00202804">
              <w:rPr>
                <w:rFonts w:hint="eastAsia"/>
              </w:rPr>
              <w:t>。</w:t>
            </w:r>
          </w:p>
          <w:p w14:paraId="36CE461A" w14:textId="77777777" w:rsidR="003D7AC2" w:rsidRPr="00202804" w:rsidRDefault="003D7AC2" w:rsidP="003D7AC2">
            <w:pPr>
              <w:rPr>
                <w:rFonts w:ascii="MS UI Gothic" w:eastAsia="MS UI Gothic" w:hAnsi="MS UI Gothic"/>
                <w:color w:val="000000" w:themeColor="text1"/>
              </w:rPr>
            </w:pPr>
            <w:r w:rsidRPr="00202804">
              <w:rPr>
                <w:rFonts w:ascii="MS UI Gothic" w:eastAsia="MS UI Gothic" w:hAnsi="MS UI Gothic"/>
                <w:color w:val="000000" w:themeColor="text1"/>
              </w:rPr>
              <w:t>【9月</w:t>
            </w:r>
            <w:r w:rsidRPr="00202804">
              <w:rPr>
                <w:rFonts w:ascii="MS UI Gothic" w:eastAsia="MS UI Gothic" w:hAnsi="MS UI Gothic" w:hint="eastAsia"/>
                <w:color w:val="000000" w:themeColor="text1"/>
              </w:rPr>
              <w:t>：プレ</w:t>
            </w:r>
            <w:r w:rsidRPr="00202804">
              <w:rPr>
                <w:rFonts w:ascii="MS UI Gothic" w:eastAsia="MS UI Gothic" w:hAnsi="MS UI Gothic"/>
                <w:color w:val="000000" w:themeColor="text1"/>
              </w:rPr>
              <w:t>実証実験</w:t>
            </w:r>
            <w:r w:rsidRPr="00202804">
              <w:rPr>
                <w:rFonts w:ascii="MS UI Gothic" w:eastAsia="MS UI Gothic" w:hAnsi="MS UI Gothic" w:hint="eastAsia"/>
                <w:color w:val="000000" w:themeColor="text1"/>
              </w:rPr>
              <w:t>の実施</w:t>
            </w:r>
            <w:r w:rsidRPr="00202804">
              <w:rPr>
                <w:rFonts w:ascii="MS UI Gothic" w:eastAsia="MS UI Gothic" w:hAnsi="MS UI Gothic"/>
                <w:color w:val="000000" w:themeColor="text1"/>
              </w:rPr>
              <w:t>】</w:t>
            </w:r>
          </w:p>
          <w:p w14:paraId="22641203" w14:textId="77777777" w:rsidR="003D7AC2" w:rsidRPr="00A943C6" w:rsidRDefault="003D7AC2" w:rsidP="003D7AC2">
            <w:pPr>
              <w:ind w:firstLineChars="50" w:firstLine="105"/>
              <w:rPr>
                <w:rFonts w:ascii="ＭＳ 明朝" w:hAnsi="ＭＳ 明朝"/>
              </w:rPr>
            </w:pPr>
            <w:r w:rsidRPr="00A943C6">
              <w:rPr>
                <w:rFonts w:ascii="ＭＳ 明朝" w:hAnsi="ＭＳ 明朝"/>
              </w:rPr>
              <w:t>薬学部3年生の</w:t>
            </w:r>
            <w:r w:rsidRPr="00A943C6">
              <w:rPr>
                <w:rFonts w:ascii="ＭＳ 明朝" w:hAnsi="ＭＳ 明朝" w:hint="eastAsia"/>
              </w:rPr>
              <w:t>一部（</w:t>
            </w:r>
            <w:r w:rsidRPr="00A943C6">
              <w:rPr>
                <w:rFonts w:ascii="ＭＳ 明朝" w:hAnsi="ＭＳ 明朝"/>
              </w:rPr>
              <w:t>約30名）</w:t>
            </w:r>
            <w:r w:rsidRPr="00A943C6">
              <w:rPr>
                <w:rFonts w:ascii="ＭＳ 明朝" w:hAnsi="ＭＳ 明朝" w:hint="eastAsia"/>
              </w:rPr>
              <w:t>を対象に、</w:t>
            </w:r>
            <w:r w:rsidRPr="00A943C6">
              <w:rPr>
                <w:rFonts w:ascii="ＭＳ 明朝" w:hAnsi="ＭＳ 明朝"/>
              </w:rPr>
              <w:t>実際の講義環境においてシステムを試行的に導入し、研究用データを安定的に取得できるかを検証する。このプレ実証実験では、システムの操作性、回答の適切性、データ収集の技術的安定性を中心に評価する。</w:t>
            </w:r>
          </w:p>
          <w:p w14:paraId="7413CA43" w14:textId="77777777" w:rsidR="003D7AC2" w:rsidRPr="00A943C6" w:rsidRDefault="003D7AC2" w:rsidP="003D7AC2">
            <w:pPr>
              <w:ind w:firstLineChars="50" w:firstLine="105"/>
              <w:rPr>
                <w:rFonts w:ascii="ＭＳ 明朝" w:hAnsi="ＭＳ 明朝"/>
              </w:rPr>
            </w:pPr>
            <w:r w:rsidRPr="00A943C6">
              <w:rPr>
                <w:rFonts w:ascii="ＭＳ 明朝" w:hAnsi="ＭＳ 明朝"/>
              </w:rPr>
              <w:t>利用者アンケートでは、</w:t>
            </w:r>
            <w:r w:rsidRPr="00A943C6">
              <w:rPr>
                <w:rStyle w:val="aa"/>
                <w:rFonts w:ascii="ＭＳ 明朝" w:hAnsi="ＭＳ 明朝"/>
                <w:b w:val="0"/>
                <w:bCs w:val="0"/>
              </w:rPr>
              <w:t>システムの使いやすさや学習効果</w:t>
            </w:r>
            <w:r w:rsidRPr="00A943C6">
              <w:rPr>
                <w:rFonts w:ascii="ＭＳ 明朝" w:hAnsi="ＭＳ 明朝"/>
              </w:rPr>
              <w:t>に関する項目を調査し、自由記述欄を設けて改善点や要望を収集する。また、自由記述欄の分析を通じて、</w:t>
            </w:r>
            <w:r w:rsidRPr="00A943C6">
              <w:rPr>
                <w:rStyle w:val="aa"/>
                <w:rFonts w:ascii="ＭＳ 明朝" w:hAnsi="ＭＳ 明朝"/>
                <w:b w:val="0"/>
                <w:bCs w:val="0"/>
              </w:rPr>
              <w:t>学生の質問しやすさに関する要因や、従来の学習方法との比較における変化</w:t>
            </w:r>
            <w:r w:rsidRPr="00A943C6">
              <w:rPr>
                <w:rFonts w:ascii="ＭＳ 明朝" w:hAnsi="ＭＳ 明朝"/>
              </w:rPr>
              <w:t>といった学習体験の質的側面についても整理する。</w:t>
            </w:r>
            <w:r w:rsidRPr="00A943C6">
              <w:rPr>
                <w:rStyle w:val="aa"/>
                <w:rFonts w:ascii="ＭＳ 明朝" w:hAnsi="ＭＳ 明朝"/>
                <w:b w:val="0"/>
                <w:bCs w:val="0"/>
              </w:rPr>
              <w:t>これらの結果を踏まえ、10月からの本実証実験に向けてシステムおよび研究手続きの最終調整を行う。</w:t>
            </w:r>
          </w:p>
          <w:p w14:paraId="36436FFD" w14:textId="26E9BDC2" w:rsidR="003D7AC2" w:rsidRPr="00A943C6" w:rsidRDefault="003D7AC2" w:rsidP="003D7AC2">
            <w:pPr>
              <w:rPr>
                <w:rFonts w:ascii="ＭＳ 明朝" w:hAnsi="ＭＳ 明朝"/>
              </w:rPr>
            </w:pPr>
            <w:r w:rsidRPr="00A943C6">
              <w:rPr>
                <w:rFonts w:ascii="ＭＳ 明朝" w:hAnsi="ＭＳ 明朝" w:hint="eastAsia"/>
              </w:rPr>
              <w:t>＊到達</w:t>
            </w:r>
            <w:del w:id="132" w:author="Microsoft Office User" w:date="2026-01-11T12:32:00Z" w16du:dateUtc="2026-01-11T03:32:00Z">
              <w:r w:rsidRPr="00A943C6" w:rsidDel="00274AB3">
                <w:rPr>
                  <w:rFonts w:ascii="ＭＳ 明朝" w:hAnsi="ＭＳ 明朝" w:hint="eastAsia"/>
                </w:rPr>
                <w:delText>点</w:delText>
              </w:r>
            </w:del>
            <w:ins w:id="133" w:author="Microsoft Office User" w:date="2026-01-11T12:32:00Z" w16du:dateUtc="2026-01-11T03:32:00Z">
              <w:r w:rsidR="00274AB3">
                <w:rPr>
                  <w:rFonts w:ascii="ＭＳ 明朝" w:hAnsi="ＭＳ 明朝" w:hint="eastAsia"/>
                </w:rPr>
                <w:t>目標</w:t>
              </w:r>
            </w:ins>
            <w:r w:rsidRPr="00A943C6">
              <w:rPr>
                <w:rFonts w:ascii="ＭＳ 明朝" w:hAnsi="ＭＳ 明朝" w:hint="eastAsia"/>
              </w:rPr>
              <w:t>：</w:t>
            </w:r>
            <w:ins w:id="134" w:author="Microsoft Office User" w:date="2026-01-11T12:32:00Z">
              <w:r w:rsidR="00274AB3" w:rsidRPr="00274AB3">
                <w:rPr>
                  <w:rFonts w:ascii="ＭＳ 明朝" w:hAnsi="ＭＳ 明朝"/>
                </w:rPr>
                <w:t>安定した回答提供およびシステムの正常動作を確認する。</w:t>
              </w:r>
            </w:ins>
            <w:del w:id="135" w:author="Microsoft Office User" w:date="2026-01-11T12:32:00Z" w16du:dateUtc="2026-01-11T03:32:00Z">
              <w:r w:rsidRPr="00A943C6" w:rsidDel="00274AB3">
                <w:rPr>
                  <w:rFonts w:ascii="ＭＳ 明朝" w:hAnsi="ＭＳ 明朝" w:hint="eastAsia"/>
                </w:rPr>
                <w:delText>安定した回答の供給および動作確認。</w:delText>
              </w:r>
            </w:del>
          </w:p>
          <w:p w14:paraId="542C1C4B" w14:textId="77777777" w:rsidR="003D7AC2" w:rsidRPr="00202804" w:rsidRDefault="003D7AC2" w:rsidP="003D7AC2">
            <w:pPr>
              <w:rPr>
                <w:rFonts w:ascii="MS UI Gothic" w:eastAsia="MS UI Gothic" w:hAnsi="MS UI Gothic"/>
                <w:color w:val="FFFFFF" w:themeColor="background1"/>
              </w:rPr>
            </w:pPr>
            <w:r w:rsidRPr="00202804">
              <w:rPr>
                <w:rFonts w:ascii="MS UI Gothic" w:eastAsia="MS UI Gothic" w:hAnsi="MS UI Gothic"/>
                <w:color w:val="000000" w:themeColor="text1"/>
              </w:rPr>
              <w:t>【</w:t>
            </w:r>
            <w:r w:rsidRPr="00202804">
              <w:rPr>
                <w:rFonts w:ascii="MS UI Gothic" w:eastAsia="MS UI Gothic" w:hAnsi="MS UI Gothic" w:hint="eastAsia"/>
                <w:color w:val="000000" w:themeColor="text1"/>
              </w:rPr>
              <w:t>10</w:t>
            </w:r>
            <w:r w:rsidRPr="00202804">
              <w:rPr>
                <w:rFonts w:ascii="MS UI Gothic" w:eastAsia="MS UI Gothic" w:hAnsi="MS UI Gothic"/>
                <w:color w:val="000000" w:themeColor="text1"/>
              </w:rPr>
              <w:t>-1</w:t>
            </w:r>
            <w:r w:rsidRPr="00202804">
              <w:rPr>
                <w:rFonts w:ascii="MS UI Gothic" w:eastAsia="MS UI Gothic" w:hAnsi="MS UI Gothic" w:hint="eastAsia"/>
                <w:color w:val="000000" w:themeColor="text1"/>
              </w:rPr>
              <w:t>2</w:t>
            </w:r>
            <w:r w:rsidRPr="00202804">
              <w:rPr>
                <w:rFonts w:ascii="MS UI Gothic" w:eastAsia="MS UI Gothic" w:hAnsi="MS UI Gothic"/>
                <w:color w:val="000000" w:themeColor="text1"/>
              </w:rPr>
              <w:t>月</w:t>
            </w:r>
            <w:r w:rsidRPr="00202804">
              <w:rPr>
                <w:rFonts w:ascii="MS UI Gothic" w:eastAsia="MS UI Gothic" w:hAnsi="MS UI Gothic" w:hint="eastAsia"/>
                <w:color w:val="000000" w:themeColor="text1"/>
              </w:rPr>
              <w:t>：本</w:t>
            </w:r>
            <w:r w:rsidRPr="00202804">
              <w:rPr>
                <w:rFonts w:ascii="MS UI Gothic" w:eastAsia="MS UI Gothic" w:hAnsi="MS UI Gothic"/>
                <w:color w:val="000000" w:themeColor="text1"/>
              </w:rPr>
              <w:t>実証実験</w:t>
            </w:r>
            <w:r w:rsidRPr="00202804">
              <w:rPr>
                <w:rFonts w:ascii="MS UI Gothic" w:eastAsia="MS UI Gothic" w:hAnsi="MS UI Gothic" w:hint="eastAsia"/>
                <w:color w:val="000000" w:themeColor="text1"/>
              </w:rPr>
              <w:t>の実施</w:t>
            </w:r>
            <w:r w:rsidRPr="00202804">
              <w:rPr>
                <w:rFonts w:ascii="MS UI Gothic" w:eastAsia="MS UI Gothic" w:hAnsi="MS UI Gothic"/>
                <w:color w:val="000000" w:themeColor="text1"/>
              </w:rPr>
              <w:t>】</w:t>
            </w:r>
          </w:p>
          <w:p w14:paraId="3B464BDA" w14:textId="2DF8E9AA" w:rsidR="003D7AC2" w:rsidRPr="00202804" w:rsidRDefault="003D7AC2" w:rsidP="003D7AC2">
            <w:pPr>
              <w:ind w:firstLineChars="50" w:firstLine="105"/>
            </w:pPr>
            <w:r>
              <w:t>薬学部</w:t>
            </w:r>
            <w:r>
              <w:t>3</w:t>
            </w:r>
            <w:r>
              <w:t>年生全体（約</w:t>
            </w:r>
            <w:r>
              <w:t>2</w:t>
            </w:r>
            <w:r w:rsidR="009C21A1">
              <w:rPr>
                <w:rFonts w:hint="eastAsia"/>
              </w:rPr>
              <w:t>5</w:t>
            </w:r>
            <w:r>
              <w:t>0</w:t>
            </w:r>
            <w:r>
              <w:t>名）を対象にシステムを本格導入し、学生の学習行動および学習成果との関連を検証する。システム利用ログ、試験成績、アンケート結果を収集し、利用状況と学習成果との関係を分析する。また、質問内容の分類パターンと試験成績との関連を確認することで、</w:t>
            </w:r>
            <w:r w:rsidRPr="00A943C6">
              <w:rPr>
                <w:rStyle w:val="aa"/>
                <w:b w:val="0"/>
                <w:bCs w:val="0"/>
              </w:rPr>
              <w:t>学習効果に影響を与える質問行動の特徴</w:t>
            </w:r>
            <w:r>
              <w:t>について検討する。これらのデータ分析を通じて、</w:t>
            </w:r>
            <w:r>
              <w:t>AI</w:t>
            </w:r>
            <w:r>
              <w:t>学習支援システム</w:t>
            </w:r>
            <w:r w:rsidR="009C21A1">
              <w:rPr>
                <w:rFonts w:hint="eastAsia"/>
              </w:rPr>
              <w:t>「魔法の黒板」</w:t>
            </w:r>
            <w:r>
              <w:t>が薬学教育における学習成果に与える影響を明らかにする。</w:t>
            </w:r>
          </w:p>
          <w:p w14:paraId="12D8C589" w14:textId="28EDE3A9" w:rsidR="003D7AC2" w:rsidRDefault="003D7AC2" w:rsidP="003D7AC2">
            <w:r w:rsidRPr="00202804">
              <w:rPr>
                <w:rFonts w:hint="eastAsia"/>
              </w:rPr>
              <w:t>＊到達</w:t>
            </w:r>
            <w:del w:id="136" w:author="Microsoft Office User" w:date="2026-01-11T12:32:00Z" w16du:dateUtc="2026-01-11T03:32:00Z">
              <w:r w:rsidRPr="00202804" w:rsidDel="00274AB3">
                <w:rPr>
                  <w:rFonts w:hint="eastAsia"/>
                </w:rPr>
                <w:delText>点</w:delText>
              </w:r>
            </w:del>
            <w:ins w:id="137" w:author="Microsoft Office User" w:date="2026-01-11T12:32:00Z" w16du:dateUtc="2026-01-11T03:32:00Z">
              <w:r w:rsidR="00274AB3">
                <w:rPr>
                  <w:rFonts w:hint="eastAsia"/>
                </w:rPr>
                <w:t>目標</w:t>
              </w:r>
            </w:ins>
            <w:r w:rsidRPr="00202804">
              <w:rPr>
                <w:rFonts w:hint="eastAsia"/>
              </w:rPr>
              <w:t>：教育効果</w:t>
            </w:r>
            <w:ins w:id="138" w:author="Microsoft Office User" w:date="2026-01-11T12:33:00Z" w16du:dateUtc="2026-01-11T03:33:00Z">
              <w:r w:rsidR="00274AB3">
                <w:rPr>
                  <w:rFonts w:hint="eastAsia"/>
                </w:rPr>
                <w:t>の</w:t>
              </w:r>
            </w:ins>
            <w:r w:rsidRPr="00202804">
              <w:rPr>
                <w:rFonts w:hint="eastAsia"/>
              </w:rPr>
              <w:t>検証および</w:t>
            </w:r>
            <w:ins w:id="139" w:author="Microsoft Office User" w:date="2026-01-11T12:33:00Z" w16du:dateUtc="2026-01-11T03:33:00Z">
              <w:r w:rsidR="00274AB3">
                <w:rPr>
                  <w:rFonts w:hint="eastAsia"/>
                </w:rPr>
                <w:t>研究</w:t>
              </w:r>
            </w:ins>
            <w:r w:rsidRPr="00202804">
              <w:rPr>
                <w:rFonts w:hint="eastAsia"/>
              </w:rPr>
              <w:t>結果の分析</w:t>
            </w:r>
            <w:ins w:id="140" w:author="Microsoft Office User" w:date="2026-01-11T12:34:00Z" w16du:dateUtc="2026-01-11T03:34:00Z">
              <w:r w:rsidR="005536DB">
                <w:rPr>
                  <w:rFonts w:hint="eastAsia"/>
                </w:rPr>
                <w:t>を行う</w:t>
              </w:r>
            </w:ins>
            <w:r w:rsidRPr="00202804">
              <w:rPr>
                <w:rFonts w:hint="eastAsia"/>
              </w:rPr>
              <w:t>。</w:t>
            </w:r>
          </w:p>
          <w:p w14:paraId="211EDC5B" w14:textId="77777777" w:rsidR="003D7AC2" w:rsidRPr="003D6DF3" w:rsidRDefault="003D7AC2" w:rsidP="003D7AC2">
            <w:pPr>
              <w:rPr>
                <w:rFonts w:ascii="MS UI Gothic" w:eastAsia="MS UI Gothic" w:hAnsi="MS UI Gothic"/>
                <w:color w:val="000000" w:themeColor="text1"/>
              </w:rPr>
            </w:pPr>
            <w:r w:rsidRPr="003D6DF3">
              <w:rPr>
                <w:rFonts w:ascii="MS UI Gothic" w:eastAsia="MS UI Gothic" w:hAnsi="MS UI Gothic"/>
                <w:color w:val="000000" w:themeColor="text1"/>
              </w:rPr>
              <w:t>【1月</w:t>
            </w:r>
            <w:r w:rsidRPr="003D6DF3">
              <w:rPr>
                <w:rFonts w:ascii="MS UI Gothic" w:eastAsia="MS UI Gothic" w:hAnsi="MS UI Gothic" w:hint="eastAsia"/>
                <w:color w:val="000000" w:themeColor="text1"/>
              </w:rPr>
              <w:t>以降：分析・成果の公表</w:t>
            </w:r>
            <w:r w:rsidRPr="003D6DF3">
              <w:rPr>
                <w:rFonts w:ascii="MS UI Gothic" w:eastAsia="MS UI Gothic" w:hAnsi="MS UI Gothic"/>
                <w:color w:val="000000" w:themeColor="text1"/>
              </w:rPr>
              <w:t>】</w:t>
            </w:r>
          </w:p>
          <w:p w14:paraId="51CD54D7" w14:textId="34085D25" w:rsidR="00ED104D" w:rsidRPr="000E6E79" w:rsidRDefault="003D7AC2" w:rsidP="003D7AC2">
            <w:pPr>
              <w:ind w:firstLineChars="50" w:firstLine="105"/>
            </w:pPr>
            <w:r>
              <w:t>取得した研究データを整理・分析し、本研究で得られた知見を学会発表および学術論文として公表する。</w:t>
            </w:r>
            <w:ins w:id="141" w:author="Microsoft Office User" w:date="2026-01-11T12:33:00Z">
              <w:r w:rsidR="00274AB3" w:rsidRPr="00274AB3">
                <w:t>さらに、実証実験の成果を踏まえ、他の講義科目や他教員への導入に際する留意点および活用方法を整理し、本システムの教育現場における応用可能性について検討する。</w:t>
              </w:r>
            </w:ins>
            <w:del w:id="142" w:author="Microsoft Office User" w:date="2026-01-11T12:33:00Z" w16du:dateUtc="2026-01-11T03:33:00Z">
              <w:r w:rsidRPr="00A943C6" w:rsidDel="00274AB3">
                <w:rPr>
                  <w:rStyle w:val="aa"/>
                  <w:b w:val="0"/>
                  <w:bCs w:val="0"/>
                </w:rPr>
                <w:delText>また、実証実験で得られた成果をもとに、他の講義科目や他教員への導入における留意点や活用方法を整理し、本システムの教育現場での応用可能性を検討する。</w:delText>
              </w:r>
            </w:del>
          </w:p>
        </w:tc>
      </w:tr>
    </w:tbl>
    <w:p w14:paraId="2B8191DC" w14:textId="77777777" w:rsidR="00627393" w:rsidRDefault="00627393" w:rsidP="00627393">
      <w:pPr>
        <w:rPr>
          <w:sz w:val="16"/>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627393" w:rsidRPr="009006E9" w14:paraId="44A032EA" w14:textId="77777777" w:rsidTr="00FF7810">
        <w:trPr>
          <w:trHeight w:val="560"/>
        </w:trPr>
        <w:tc>
          <w:tcPr>
            <w:tcW w:w="10490" w:type="dxa"/>
            <w:vAlign w:val="center"/>
          </w:tcPr>
          <w:p w14:paraId="24C56AD5" w14:textId="77777777" w:rsidR="00627393" w:rsidRPr="009006E9" w:rsidRDefault="00627393" w:rsidP="00FF7810">
            <w:pPr>
              <w:rPr>
                <w:sz w:val="24"/>
                <w:szCs w:val="24"/>
              </w:rPr>
            </w:pPr>
            <w:r w:rsidRPr="009006E9">
              <w:rPr>
                <w:rFonts w:ascii="ＭＳ ゴシック" w:eastAsia="ＭＳ ゴシック" w:hAnsi="ＭＳ ゴシック" w:hint="eastAsia"/>
                <w:sz w:val="24"/>
                <w:szCs w:val="24"/>
              </w:rPr>
              <w:lastRenderedPageBreak/>
              <w:t>研究業績</w:t>
            </w:r>
            <w:r w:rsidRPr="009006E9">
              <w:rPr>
                <w:rFonts w:hint="eastAsia"/>
                <w:sz w:val="24"/>
                <w:szCs w:val="24"/>
              </w:rPr>
              <w:t>（</w:t>
            </w:r>
            <w:r w:rsidRPr="00DD64A4">
              <w:rPr>
                <w:rFonts w:hint="eastAsia"/>
                <w:sz w:val="24"/>
                <w:szCs w:val="24"/>
              </w:rPr>
              <w:t>申請年度を含む過去</w:t>
            </w:r>
            <w:r w:rsidRPr="00DD64A4">
              <w:rPr>
                <w:rFonts w:hint="eastAsia"/>
                <w:sz w:val="24"/>
                <w:szCs w:val="24"/>
              </w:rPr>
              <w:t>3</w:t>
            </w:r>
            <w:r w:rsidRPr="00DD64A4">
              <w:rPr>
                <w:rFonts w:hint="eastAsia"/>
                <w:sz w:val="24"/>
                <w:szCs w:val="24"/>
              </w:rPr>
              <w:t>年間）、査読のあるものは（査読）と明記</w:t>
            </w:r>
          </w:p>
        </w:tc>
      </w:tr>
      <w:tr w:rsidR="00627393" w:rsidRPr="009006E9" w14:paraId="0A7EB77A" w14:textId="77777777" w:rsidTr="00FF7810">
        <w:trPr>
          <w:trHeight w:val="14173"/>
        </w:trPr>
        <w:tc>
          <w:tcPr>
            <w:tcW w:w="10490" w:type="dxa"/>
          </w:tcPr>
          <w:p w14:paraId="58B2678E" w14:textId="29C30EAE" w:rsidR="00DD6CE2" w:rsidRDefault="00DD6CE2" w:rsidP="00DD6CE2">
            <w:pPr>
              <w:spacing w:line="240" w:lineRule="atLeast"/>
              <w:rPr>
                <w:rFonts w:ascii="ＭＳ 明朝" w:hAnsi="ＭＳ 明朝"/>
                <w:szCs w:val="21"/>
              </w:rPr>
            </w:pPr>
            <w:r>
              <w:rPr>
                <w:rFonts w:ascii="ＭＳ 明朝" w:hAnsi="ＭＳ 明朝" w:hint="eastAsia"/>
                <w:szCs w:val="21"/>
              </w:rPr>
              <w:t>１</w:t>
            </w:r>
            <w:r w:rsidRPr="00420907">
              <w:rPr>
                <w:rFonts w:ascii="ＭＳ 明朝" w:hAnsi="ＭＳ 明朝" w:hint="eastAsia"/>
                <w:szCs w:val="21"/>
              </w:rPr>
              <w:t>．</w:t>
            </w:r>
            <w:r>
              <w:rPr>
                <w:rFonts w:ascii="ＭＳ 明朝" w:hAnsi="ＭＳ 明朝" w:hint="eastAsia"/>
                <w:szCs w:val="21"/>
              </w:rPr>
              <w:t>アドレナリンβ受容体遮断薬とせん妄の関連：日本の医薬品有害事象データベースを用いた探索的解析</w:t>
            </w:r>
            <w:r w:rsidRPr="00420907">
              <w:rPr>
                <w:rFonts w:ascii="ＭＳ 明朝" w:hAnsi="ＭＳ 明朝" w:hint="eastAsia"/>
                <w:szCs w:val="21"/>
              </w:rPr>
              <w:t>．</w:t>
            </w:r>
          </w:p>
          <w:p w14:paraId="4F3BA91F" w14:textId="03DF631F" w:rsidR="00DD6CE2" w:rsidRDefault="00DD6CE2" w:rsidP="00DD6CE2">
            <w:pPr>
              <w:spacing w:line="240" w:lineRule="atLeast"/>
              <w:rPr>
                <w:rFonts w:ascii="ＭＳ 明朝" w:hAnsi="ＭＳ 明朝"/>
                <w:szCs w:val="21"/>
              </w:rPr>
            </w:pPr>
            <w:r w:rsidRPr="00420907">
              <w:rPr>
                <w:rFonts w:ascii="ＭＳ 明朝" w:hAnsi="ＭＳ 明朝" w:hint="eastAsia"/>
                <w:szCs w:val="21"/>
              </w:rPr>
              <w:t>橋本　未希、</w:t>
            </w:r>
            <w:r>
              <w:rPr>
                <w:rFonts w:ascii="ＭＳ 明朝" w:hAnsi="ＭＳ 明朝" w:hint="eastAsia"/>
                <w:szCs w:val="21"/>
              </w:rPr>
              <w:t>小武　和正、</w:t>
            </w:r>
            <w:r w:rsidRPr="00420907">
              <w:rPr>
                <w:rFonts w:ascii="ＭＳ 明朝" w:hAnsi="ＭＳ 明朝" w:hint="eastAsia"/>
                <w:b/>
                <w:bCs/>
                <w:szCs w:val="21"/>
                <w:u w:val="single"/>
              </w:rPr>
              <w:t>橋本　保彦</w:t>
            </w:r>
            <w:r w:rsidRPr="00420907">
              <w:rPr>
                <w:rFonts w:ascii="ＭＳ 明朝" w:hAnsi="ＭＳ 明朝" w:hint="eastAsia"/>
                <w:szCs w:val="21"/>
              </w:rPr>
              <w:t>．</w:t>
            </w:r>
          </w:p>
          <w:p w14:paraId="3ED3F1BD" w14:textId="665C19E7" w:rsidR="00DD6CE2" w:rsidRPr="00420907" w:rsidRDefault="00DD6CE2" w:rsidP="00DD6CE2">
            <w:pPr>
              <w:spacing w:line="240" w:lineRule="atLeast"/>
              <w:rPr>
                <w:rFonts w:ascii="ＭＳ 明朝" w:hAnsi="ＭＳ 明朝"/>
                <w:szCs w:val="21"/>
              </w:rPr>
            </w:pPr>
            <w:r w:rsidRPr="00420907">
              <w:rPr>
                <w:rFonts w:ascii="ＭＳ 明朝" w:hAnsi="ＭＳ 明朝" w:hint="eastAsia"/>
                <w:szCs w:val="21"/>
              </w:rPr>
              <w:t>日本</w:t>
            </w:r>
            <w:r>
              <w:rPr>
                <w:rFonts w:ascii="ＭＳ 明朝" w:hAnsi="ＭＳ 明朝" w:hint="eastAsia"/>
                <w:szCs w:val="21"/>
              </w:rPr>
              <w:t>総合病院精神医学会雑誌</w:t>
            </w:r>
            <w:ins w:id="143" w:author="Microsoft Office User" w:date="2026-01-11T11:25:00Z" w16du:dateUtc="2026-01-11T02:25:00Z">
              <w:r w:rsidR="00E11515" w:rsidRPr="00420907">
                <w:rPr>
                  <w:rFonts w:ascii="ＭＳ 明朝" w:hAnsi="ＭＳ 明朝" w:hint="eastAsia"/>
                  <w:szCs w:val="21"/>
                </w:rPr>
                <w:t>、</w:t>
              </w:r>
            </w:ins>
            <w:del w:id="144" w:author="Microsoft Office User" w:date="2026-01-11T11:25:00Z" w16du:dateUtc="2026-01-11T02:25:00Z">
              <w:r w:rsidRPr="00420907" w:rsidDel="00E11515">
                <w:rPr>
                  <w:rFonts w:ascii="ＭＳ 明朝" w:hAnsi="ＭＳ 明朝" w:hint="eastAsia"/>
                  <w:szCs w:val="21"/>
                </w:rPr>
                <w:delText>．</w:delText>
              </w:r>
            </w:del>
            <w:r w:rsidRPr="00420907">
              <w:rPr>
                <w:rFonts w:ascii="ＭＳ 明朝" w:hAnsi="ＭＳ 明朝" w:hint="eastAsia"/>
                <w:szCs w:val="21"/>
              </w:rPr>
              <w:t>印刷中</w:t>
            </w:r>
            <w:del w:id="145" w:author="Microsoft Office User" w:date="2026-01-11T11:25:00Z" w16du:dateUtc="2026-01-11T02:25:00Z">
              <w:r w:rsidRPr="00420907" w:rsidDel="00E11515">
                <w:rPr>
                  <w:rFonts w:ascii="ＭＳ 明朝" w:hAnsi="ＭＳ 明朝" w:hint="eastAsia"/>
                  <w:szCs w:val="21"/>
                </w:rPr>
                <w:delText>．</w:delText>
              </w:r>
            </w:del>
            <w:r w:rsidRPr="00420907">
              <w:rPr>
                <w:rFonts w:ascii="ＭＳ 明朝" w:hAnsi="ＭＳ 明朝" w:hint="eastAsia"/>
                <w:szCs w:val="21"/>
              </w:rPr>
              <w:t>（査読）</w:t>
            </w:r>
          </w:p>
          <w:p w14:paraId="74BFD823" w14:textId="77777777" w:rsidR="00DD6CE2" w:rsidRDefault="00DD6CE2" w:rsidP="00640E76">
            <w:pPr>
              <w:spacing w:line="240" w:lineRule="atLeast"/>
              <w:rPr>
                <w:rFonts w:ascii="ＭＳ 明朝" w:hAnsi="ＭＳ 明朝"/>
                <w:szCs w:val="21"/>
              </w:rPr>
            </w:pPr>
          </w:p>
          <w:p w14:paraId="193EF126" w14:textId="2C7770FE" w:rsidR="002F711D" w:rsidRDefault="00DD6CE2" w:rsidP="00640E76">
            <w:pPr>
              <w:spacing w:line="240" w:lineRule="atLeast"/>
              <w:rPr>
                <w:rFonts w:ascii="ＭＳ 明朝" w:hAnsi="ＭＳ 明朝"/>
                <w:szCs w:val="21"/>
              </w:rPr>
            </w:pPr>
            <w:r>
              <w:rPr>
                <w:rFonts w:ascii="ＭＳ 明朝" w:hAnsi="ＭＳ 明朝" w:hint="eastAsia"/>
                <w:szCs w:val="21"/>
              </w:rPr>
              <w:t>２</w:t>
            </w:r>
            <w:r w:rsidR="00640E76" w:rsidRPr="00420907">
              <w:rPr>
                <w:rFonts w:ascii="ＭＳ 明朝" w:hAnsi="ＭＳ 明朝" w:hint="eastAsia"/>
                <w:szCs w:val="21"/>
              </w:rPr>
              <w:t>．</w:t>
            </w:r>
            <w:r w:rsidR="00420907" w:rsidRPr="00420907">
              <w:rPr>
                <w:rFonts w:ascii="ＭＳ 明朝" w:hAnsi="ＭＳ 明朝"/>
                <w:szCs w:val="21"/>
              </w:rPr>
              <w:t>残遺性不眠患者の非機能的認知に睡眠薬や睡眠薬服用期間が及ぼす影響</w:t>
            </w:r>
            <w:r w:rsidR="00420907" w:rsidRPr="00420907">
              <w:rPr>
                <w:rFonts w:ascii="ＭＳ 明朝" w:hAnsi="ＭＳ 明朝" w:hint="eastAsia"/>
                <w:szCs w:val="21"/>
              </w:rPr>
              <w:t>．</w:t>
            </w:r>
          </w:p>
          <w:p w14:paraId="4AA2A93D" w14:textId="4746806D" w:rsidR="002F711D" w:rsidRDefault="00420907" w:rsidP="00640E76">
            <w:pPr>
              <w:spacing w:line="240" w:lineRule="atLeast"/>
              <w:rPr>
                <w:rFonts w:ascii="ＭＳ 明朝" w:hAnsi="ＭＳ 明朝"/>
                <w:szCs w:val="21"/>
              </w:rPr>
            </w:pPr>
            <w:r w:rsidRPr="00420907">
              <w:rPr>
                <w:rFonts w:ascii="ＭＳ 明朝" w:hAnsi="ＭＳ 明朝" w:hint="eastAsia"/>
                <w:b/>
                <w:bCs/>
                <w:szCs w:val="21"/>
                <w:u w:val="single"/>
              </w:rPr>
              <w:t>橋本　保彦</w:t>
            </w:r>
            <w:r w:rsidRPr="00420907">
              <w:rPr>
                <w:rFonts w:ascii="ＭＳ 明朝" w:hAnsi="ＭＳ 明朝" w:hint="eastAsia"/>
                <w:szCs w:val="21"/>
              </w:rPr>
              <w:t>、橋本　未希、三和</w:t>
            </w:r>
            <w:r w:rsidR="00136D91">
              <w:rPr>
                <w:rFonts w:ascii="ＭＳ 明朝" w:hAnsi="ＭＳ 明朝" w:hint="eastAsia"/>
                <w:szCs w:val="21"/>
              </w:rPr>
              <w:t xml:space="preserve">　</w:t>
            </w:r>
            <w:r w:rsidRPr="00420907">
              <w:rPr>
                <w:rFonts w:ascii="ＭＳ 明朝" w:hAnsi="ＭＳ 明朝" w:hint="eastAsia"/>
                <w:szCs w:val="21"/>
              </w:rPr>
              <w:t>千徳．</w:t>
            </w:r>
          </w:p>
          <w:p w14:paraId="6DE23B8D" w14:textId="47DDE00B" w:rsidR="00640E76" w:rsidRPr="00420907" w:rsidRDefault="00420907" w:rsidP="00640E76">
            <w:pPr>
              <w:spacing w:line="240" w:lineRule="atLeast"/>
              <w:rPr>
                <w:rFonts w:ascii="ＭＳ 明朝" w:hAnsi="ＭＳ 明朝"/>
                <w:szCs w:val="21"/>
              </w:rPr>
            </w:pPr>
            <w:r w:rsidRPr="00420907">
              <w:rPr>
                <w:rFonts w:ascii="ＭＳ 明朝" w:hAnsi="ＭＳ 明朝" w:hint="eastAsia"/>
                <w:szCs w:val="21"/>
              </w:rPr>
              <w:t>日本精神薬学会雑誌</w:t>
            </w:r>
            <w:ins w:id="146" w:author="Microsoft Office User" w:date="2026-01-11T11:25:00Z" w16du:dateUtc="2026-01-11T02:25:00Z">
              <w:r w:rsidR="00E11515" w:rsidRPr="00420907">
                <w:rPr>
                  <w:rFonts w:ascii="ＭＳ 明朝" w:hAnsi="ＭＳ 明朝" w:hint="eastAsia"/>
                  <w:szCs w:val="21"/>
                </w:rPr>
                <w:t>、</w:t>
              </w:r>
            </w:ins>
            <w:del w:id="147" w:author="Microsoft Office User" w:date="2026-01-11T11:25:00Z" w16du:dateUtc="2026-01-11T02:25:00Z">
              <w:r w:rsidRPr="00420907" w:rsidDel="00E11515">
                <w:rPr>
                  <w:rFonts w:ascii="ＭＳ 明朝" w:hAnsi="ＭＳ 明朝" w:hint="eastAsia"/>
                  <w:szCs w:val="21"/>
                </w:rPr>
                <w:delText>．</w:delText>
              </w:r>
            </w:del>
            <w:r w:rsidRPr="00420907">
              <w:rPr>
                <w:rFonts w:ascii="ＭＳ 明朝" w:hAnsi="ＭＳ 明朝" w:hint="eastAsia"/>
                <w:szCs w:val="21"/>
              </w:rPr>
              <w:t>印刷中</w:t>
            </w:r>
            <w:del w:id="148" w:author="Microsoft Office User" w:date="2026-01-11T11:25:00Z" w16du:dateUtc="2026-01-11T02:25:00Z">
              <w:r w:rsidRPr="00420907" w:rsidDel="00E11515">
                <w:rPr>
                  <w:rFonts w:ascii="ＭＳ 明朝" w:hAnsi="ＭＳ 明朝" w:hint="eastAsia"/>
                  <w:szCs w:val="21"/>
                </w:rPr>
                <w:delText>．</w:delText>
              </w:r>
            </w:del>
            <w:r w:rsidRPr="00420907">
              <w:rPr>
                <w:rFonts w:ascii="ＭＳ 明朝" w:hAnsi="ＭＳ 明朝" w:hint="eastAsia"/>
                <w:szCs w:val="21"/>
              </w:rPr>
              <w:t>（査読）</w:t>
            </w:r>
          </w:p>
          <w:p w14:paraId="576AA4D9" w14:textId="77777777" w:rsidR="00640E76" w:rsidRPr="00420907" w:rsidRDefault="00640E76" w:rsidP="00640E76">
            <w:pPr>
              <w:spacing w:line="240" w:lineRule="atLeast"/>
              <w:rPr>
                <w:rFonts w:ascii="ＭＳ 明朝" w:hAnsi="ＭＳ 明朝"/>
                <w:szCs w:val="21"/>
              </w:rPr>
            </w:pPr>
          </w:p>
          <w:p w14:paraId="453C2468" w14:textId="231F1384" w:rsidR="002F711D" w:rsidRDefault="00DD6CE2" w:rsidP="00640E76">
            <w:pPr>
              <w:spacing w:line="240" w:lineRule="atLeast"/>
              <w:rPr>
                <w:rFonts w:ascii="ＭＳ 明朝" w:hAnsi="ＭＳ 明朝"/>
                <w:szCs w:val="21"/>
              </w:rPr>
            </w:pPr>
            <w:r>
              <w:rPr>
                <w:rFonts w:ascii="ＭＳ 明朝" w:hAnsi="ＭＳ 明朝" w:hint="eastAsia"/>
                <w:szCs w:val="21"/>
              </w:rPr>
              <w:t>３</w:t>
            </w:r>
            <w:r w:rsidR="00640E76" w:rsidRPr="00420907">
              <w:rPr>
                <w:rFonts w:ascii="ＭＳ 明朝" w:hAnsi="ＭＳ 明朝" w:hint="eastAsia"/>
                <w:szCs w:val="21"/>
              </w:rPr>
              <w:t>．薬学生の臨床準備教育における技能習得を促進するVirtual reality (VR) トレーニングツールの開発とその教育効果の検証ー水剤の調製ー．</w:t>
            </w:r>
          </w:p>
          <w:p w14:paraId="7B0F01A1" w14:textId="77777777" w:rsidR="002F711D" w:rsidRDefault="00640E76" w:rsidP="00640E76">
            <w:pPr>
              <w:spacing w:line="240" w:lineRule="atLeast"/>
              <w:rPr>
                <w:rFonts w:ascii="ＭＳ 明朝" w:hAnsi="ＭＳ 明朝"/>
                <w:szCs w:val="21"/>
              </w:rPr>
            </w:pPr>
            <w:r w:rsidRPr="00420907">
              <w:rPr>
                <w:rFonts w:ascii="ＭＳ 明朝" w:hAnsi="ＭＳ 明朝" w:hint="eastAsia"/>
                <w:szCs w:val="21"/>
              </w:rPr>
              <w:t>池村　舞、江角　悟、中川　左理、辰見　明俊、</w:t>
            </w:r>
            <w:r w:rsidRPr="00420907">
              <w:rPr>
                <w:rFonts w:ascii="ＭＳ 明朝" w:hAnsi="ＭＳ 明朝" w:hint="eastAsia"/>
                <w:b/>
                <w:bCs/>
                <w:szCs w:val="21"/>
                <w:u w:val="single"/>
              </w:rPr>
              <w:t>橋本　保彦</w:t>
            </w:r>
            <w:r w:rsidRPr="00420907">
              <w:rPr>
                <w:rFonts w:ascii="ＭＳ 明朝" w:hAnsi="ＭＳ 明朝" w:hint="eastAsia"/>
                <w:szCs w:val="21"/>
              </w:rPr>
              <w:t>、上町　亜希子、江原　里佳、原田　未穂、竹澤　唯、武田　真莉子．</w:t>
            </w:r>
          </w:p>
          <w:p w14:paraId="04034906" w14:textId="5D435489" w:rsidR="00640E76" w:rsidRPr="00420907" w:rsidDel="00E11515" w:rsidRDefault="00640E76" w:rsidP="00640E76">
            <w:pPr>
              <w:spacing w:line="240" w:lineRule="atLeast"/>
              <w:rPr>
                <w:del w:id="149" w:author="Microsoft Office User" w:date="2026-01-11T11:25:00Z" w16du:dateUtc="2026-01-11T02:25:00Z"/>
                <w:rFonts w:ascii="ＭＳ 明朝" w:hAnsi="ＭＳ 明朝"/>
                <w:szCs w:val="21"/>
              </w:rPr>
            </w:pPr>
            <w:r w:rsidRPr="00420907">
              <w:rPr>
                <w:rFonts w:ascii="ＭＳ 明朝" w:hAnsi="ＭＳ 明朝" w:hint="eastAsia"/>
                <w:szCs w:val="21"/>
              </w:rPr>
              <w:t>薬学雑誌、</w:t>
            </w:r>
            <w:r w:rsidRPr="00420907">
              <w:rPr>
                <w:rFonts w:ascii="ＭＳ 明朝" w:hAnsi="ＭＳ 明朝"/>
                <w:szCs w:val="21"/>
              </w:rPr>
              <w:t>144,1009-1018,2024</w:t>
            </w:r>
          </w:p>
          <w:p w14:paraId="0D150F73" w14:textId="6C7FD415" w:rsidR="00640E76" w:rsidRPr="00420907" w:rsidRDefault="00640E76">
            <w:pPr>
              <w:spacing w:line="240" w:lineRule="atLeast"/>
              <w:rPr>
                <w:rFonts w:ascii="ＭＳ 明朝" w:hAnsi="ＭＳ 明朝"/>
                <w:sz w:val="22"/>
              </w:rPr>
              <w:pPrChange w:id="150" w:author="Microsoft Office User" w:date="2026-01-11T11:25:00Z" w16du:dateUtc="2026-01-11T02:25:00Z">
                <w:pPr>
                  <w:spacing w:line="220" w:lineRule="atLeast"/>
                </w:pPr>
              </w:pPrChange>
            </w:pPr>
            <w:r w:rsidRPr="00420907">
              <w:rPr>
                <w:rFonts w:ascii="ＭＳ 明朝" w:hAnsi="ＭＳ 明朝" w:hint="eastAsia"/>
                <w:sz w:val="22"/>
              </w:rPr>
              <w:t>（査読）</w:t>
            </w:r>
          </w:p>
          <w:p w14:paraId="7BFE5EF4" w14:textId="77777777" w:rsidR="00640E76" w:rsidRPr="00420907" w:rsidRDefault="00640E76" w:rsidP="00640E76">
            <w:pPr>
              <w:spacing w:line="220" w:lineRule="atLeast"/>
              <w:rPr>
                <w:rFonts w:ascii="ＭＳ 明朝" w:hAnsi="ＭＳ 明朝"/>
                <w:sz w:val="22"/>
              </w:rPr>
            </w:pPr>
          </w:p>
          <w:p w14:paraId="6A4DB377" w14:textId="32D79FEF" w:rsidR="002F711D" w:rsidRDefault="00DD6CE2" w:rsidP="00640E76">
            <w:pPr>
              <w:spacing w:line="220" w:lineRule="atLeast"/>
              <w:rPr>
                <w:rFonts w:ascii="ＭＳ 明朝" w:hAnsi="ＭＳ 明朝"/>
                <w:sz w:val="22"/>
              </w:rPr>
            </w:pPr>
            <w:r>
              <w:rPr>
                <w:rFonts w:ascii="ＭＳ 明朝" w:hAnsi="ＭＳ 明朝" w:hint="eastAsia"/>
                <w:sz w:val="22"/>
              </w:rPr>
              <w:t>４</w:t>
            </w:r>
            <w:r w:rsidR="00640E76" w:rsidRPr="00420907">
              <w:rPr>
                <w:rFonts w:ascii="ＭＳ 明朝" w:hAnsi="ＭＳ 明朝" w:hint="eastAsia"/>
                <w:sz w:val="22"/>
              </w:rPr>
              <w:t>．E</w:t>
            </w:r>
            <w:r w:rsidR="00640E76" w:rsidRPr="00420907">
              <w:rPr>
                <w:rFonts w:ascii="ＭＳ 明朝" w:hAnsi="ＭＳ 明朝"/>
                <w:sz w:val="22"/>
              </w:rPr>
              <w:t xml:space="preserve">fficacy and safety of alcohol reduction pharmacotherapy according to treatment duration in patients with alcohol dependence or alcohol use disorder: A systematic review and network meta-analysis. </w:t>
            </w:r>
          </w:p>
          <w:p w14:paraId="665A2B0F" w14:textId="77777777" w:rsidR="002F711D" w:rsidRDefault="00640E76" w:rsidP="00640E76">
            <w:pPr>
              <w:spacing w:line="220" w:lineRule="atLeast"/>
              <w:rPr>
                <w:rFonts w:ascii="ＭＳ 明朝" w:hAnsi="ＭＳ 明朝"/>
                <w:sz w:val="22"/>
              </w:rPr>
            </w:pPr>
            <w:r w:rsidRPr="00420907">
              <w:rPr>
                <w:rFonts w:ascii="ＭＳ 明朝" w:hAnsi="ＭＳ 明朝" w:hint="eastAsia"/>
                <w:sz w:val="22"/>
              </w:rPr>
              <w:t xml:space="preserve">Kotake K, Hosokawa T, Tanaka M, So R, Banno M, Kataoka Y, Shiroshita A, </w:t>
            </w:r>
            <w:r w:rsidRPr="00420907">
              <w:rPr>
                <w:rFonts w:ascii="ＭＳ 明朝" w:hAnsi="ＭＳ 明朝" w:hint="eastAsia"/>
                <w:b/>
                <w:bCs/>
                <w:sz w:val="22"/>
                <w:u w:val="single"/>
              </w:rPr>
              <w:t>Hashimoto Y</w:t>
            </w:r>
            <w:r w:rsidRPr="00420907">
              <w:rPr>
                <w:rFonts w:ascii="ＭＳ 明朝" w:hAnsi="ＭＳ 明朝"/>
                <w:b/>
                <w:bCs/>
                <w:sz w:val="22"/>
                <w:u w:val="single"/>
              </w:rPr>
              <w:t>.</w:t>
            </w:r>
            <w:r w:rsidRPr="00420907">
              <w:rPr>
                <w:rFonts w:ascii="ＭＳ 明朝" w:hAnsi="ＭＳ 明朝"/>
                <w:sz w:val="22"/>
              </w:rPr>
              <w:t xml:space="preserve"> </w:t>
            </w:r>
          </w:p>
          <w:p w14:paraId="688DAEF9" w14:textId="41EAC37B" w:rsidR="00640E76" w:rsidRPr="00420907" w:rsidDel="00E11515" w:rsidRDefault="00640E76" w:rsidP="00640E76">
            <w:pPr>
              <w:spacing w:line="220" w:lineRule="atLeast"/>
              <w:rPr>
                <w:del w:id="151" w:author="Microsoft Office User" w:date="2026-01-11T11:25:00Z" w16du:dateUtc="2026-01-11T02:25:00Z"/>
                <w:rFonts w:ascii="ＭＳ 明朝" w:hAnsi="ＭＳ 明朝"/>
                <w:sz w:val="22"/>
              </w:rPr>
            </w:pPr>
            <w:r w:rsidRPr="00420907">
              <w:rPr>
                <w:rFonts w:ascii="ＭＳ 明朝" w:hAnsi="ＭＳ 明朝" w:hint="eastAsia"/>
                <w:sz w:val="22"/>
              </w:rPr>
              <w:t>Addiction 119, 815-832, 2024</w:t>
            </w:r>
          </w:p>
          <w:p w14:paraId="1E7E7BB9" w14:textId="51C9BB07" w:rsidR="00640E76" w:rsidRDefault="00640E76" w:rsidP="00640E76">
            <w:pPr>
              <w:spacing w:line="220" w:lineRule="atLeast"/>
              <w:rPr>
                <w:ins w:id="152" w:author="Microsoft Office User" w:date="2026-01-11T11:26:00Z" w16du:dateUtc="2026-01-11T02:26:00Z"/>
                <w:rFonts w:ascii="ＭＳ 明朝" w:hAnsi="ＭＳ 明朝"/>
                <w:sz w:val="22"/>
              </w:rPr>
            </w:pPr>
            <w:r w:rsidRPr="00420907">
              <w:rPr>
                <w:rFonts w:ascii="ＭＳ 明朝" w:hAnsi="ＭＳ 明朝" w:hint="eastAsia"/>
                <w:sz w:val="22"/>
              </w:rPr>
              <w:t>（査読）</w:t>
            </w:r>
          </w:p>
          <w:p w14:paraId="4DF14AF2" w14:textId="77777777" w:rsidR="00CC61AF" w:rsidRDefault="00CC61AF" w:rsidP="00640E76">
            <w:pPr>
              <w:spacing w:line="220" w:lineRule="atLeast"/>
              <w:rPr>
                <w:ins w:id="153" w:author="Microsoft Office User" w:date="2026-01-11T11:26:00Z" w16du:dateUtc="2026-01-11T02:26:00Z"/>
                <w:rFonts w:ascii="ＭＳ 明朝" w:hAnsi="ＭＳ 明朝"/>
                <w:sz w:val="22"/>
              </w:rPr>
            </w:pPr>
          </w:p>
          <w:p w14:paraId="0E5DB38D" w14:textId="4B914C38" w:rsidR="00CC61AF" w:rsidRPr="00420907" w:rsidRDefault="00CC61AF" w:rsidP="00640E76">
            <w:pPr>
              <w:spacing w:line="220" w:lineRule="atLeast"/>
              <w:rPr>
                <w:rFonts w:ascii="ＭＳ 明朝" w:hAnsi="ＭＳ 明朝"/>
                <w:sz w:val="22"/>
              </w:rPr>
            </w:pPr>
            <w:ins w:id="154" w:author="Microsoft Office User" w:date="2026-01-11T11:26:00Z" w16du:dateUtc="2026-01-11T02:26:00Z">
              <w:r w:rsidRPr="00CC61AF">
                <w:rPr>
                  <w:rFonts w:ascii="ＭＳ 明朝" w:hAnsi="ＭＳ 明朝" w:hint="eastAsia"/>
                  <w:sz w:val="22"/>
                  <w:highlight w:val="yellow"/>
                  <w:rPrChange w:id="155" w:author="Microsoft Office User" w:date="2026-01-11T11:26:00Z" w16du:dateUtc="2026-01-11T02:26:00Z">
                    <w:rPr>
                      <w:rFonts w:ascii="ＭＳ 明朝" w:hAnsi="ＭＳ 明朝" w:hint="eastAsia"/>
                      <w:sz w:val="22"/>
                    </w:rPr>
                  </w:rPrChange>
                </w:rPr>
                <w:t>学会発表は？</w:t>
              </w:r>
            </w:ins>
          </w:p>
          <w:p w14:paraId="50CE0410" w14:textId="77777777" w:rsidR="00627393" w:rsidRPr="009006E9" w:rsidRDefault="00627393" w:rsidP="00FF7810">
            <w:pPr>
              <w:rPr>
                <w:sz w:val="16"/>
              </w:rPr>
            </w:pPr>
          </w:p>
        </w:tc>
      </w:tr>
    </w:tbl>
    <w:p w14:paraId="3A5178BF" w14:textId="77777777" w:rsidR="00627393" w:rsidRDefault="00627393" w:rsidP="00627393">
      <w:pPr>
        <w:rPr>
          <w:sz w:val="16"/>
        </w:rPr>
      </w:pPr>
    </w:p>
    <w:p w14:paraId="6291FE6B" w14:textId="77777777" w:rsidR="00012DA1" w:rsidRPr="00627393" w:rsidRDefault="00012DA1">
      <w:pPr>
        <w:rPr>
          <w:sz w:val="16"/>
        </w:rPr>
      </w:pPr>
    </w:p>
    <w:sectPr w:rsidR="00012DA1" w:rsidRPr="00627393">
      <w:pgSz w:w="11906" w:h="16838" w:code="9"/>
      <w:pgMar w:top="851" w:right="680" w:bottom="454" w:left="851" w:header="851" w:footer="284" w:gutter="45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4B5FD" w14:textId="77777777" w:rsidR="00EF3A6D" w:rsidRDefault="00EF3A6D">
      <w:r>
        <w:separator/>
      </w:r>
    </w:p>
  </w:endnote>
  <w:endnote w:type="continuationSeparator" w:id="0">
    <w:p w14:paraId="25D2F213" w14:textId="77777777" w:rsidR="00EF3A6D" w:rsidRDefault="00EF3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ｺﾞｼｯｸ">
    <w:altName w:val="Yu Gothic"/>
    <w:panose1 w:val="020B060402020202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UI 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2715" w14:textId="77777777" w:rsidR="00EF3A6D" w:rsidRDefault="00EF3A6D">
      <w:r>
        <w:separator/>
      </w:r>
    </w:p>
  </w:footnote>
  <w:footnote w:type="continuationSeparator" w:id="0">
    <w:p w14:paraId="68DB1FD1" w14:textId="77777777" w:rsidR="00EF3A6D" w:rsidRDefault="00EF3A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327"/>
    <w:multiLevelType w:val="singleLevel"/>
    <w:tmpl w:val="CD98C924"/>
    <w:lvl w:ilvl="0">
      <w:numFmt w:val="bullet"/>
      <w:lvlText w:val="・"/>
      <w:lvlJc w:val="left"/>
      <w:pPr>
        <w:tabs>
          <w:tab w:val="num" w:pos="420"/>
        </w:tabs>
        <w:ind w:left="420" w:hanging="210"/>
      </w:pPr>
      <w:rPr>
        <w:rFonts w:ascii="ＭＳ 明朝" w:eastAsia="ＭＳ 明朝" w:hAnsi="Century" w:hint="eastAsia"/>
      </w:rPr>
    </w:lvl>
  </w:abstractNum>
  <w:abstractNum w:abstractNumId="1" w15:restartNumberingAfterBreak="0">
    <w:nsid w:val="2A90235D"/>
    <w:multiLevelType w:val="hybridMultilevel"/>
    <w:tmpl w:val="1B3E8E2C"/>
    <w:lvl w:ilvl="0" w:tplc="06E03FD4">
      <w:start w:val="1"/>
      <w:numFmt w:val="decimalEnclosedCircle"/>
      <w:lvlText w:val="%1"/>
      <w:lvlJc w:val="left"/>
      <w:pPr>
        <w:ind w:left="360" w:hanging="360"/>
      </w:pPr>
      <w:rPr>
        <w:rFonts w:ascii="Century" w:hAnsi="Century"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1EF4AD7"/>
    <w:multiLevelType w:val="singleLevel"/>
    <w:tmpl w:val="CB82F61A"/>
    <w:lvl w:ilvl="0">
      <w:numFmt w:val="bullet"/>
      <w:lvlText w:val="△"/>
      <w:lvlJc w:val="left"/>
      <w:pPr>
        <w:tabs>
          <w:tab w:val="num" w:pos="165"/>
        </w:tabs>
        <w:ind w:left="165" w:hanging="165"/>
      </w:pPr>
      <w:rPr>
        <w:rFonts w:ascii="ＭＳ 明朝" w:eastAsia="ＭＳ 明朝" w:hAnsi="Century" w:hint="eastAsia"/>
      </w:rPr>
    </w:lvl>
  </w:abstractNum>
  <w:abstractNum w:abstractNumId="3" w15:restartNumberingAfterBreak="0">
    <w:nsid w:val="33626785"/>
    <w:multiLevelType w:val="hybridMultilevel"/>
    <w:tmpl w:val="369A11F4"/>
    <w:lvl w:ilvl="0" w:tplc="75141BD6">
      <w:start w:val="6"/>
      <w:numFmt w:val="bullet"/>
      <w:lvlText w:val="-"/>
      <w:lvlJc w:val="left"/>
      <w:pPr>
        <w:ind w:left="570" w:hanging="360"/>
      </w:pPr>
      <w:rPr>
        <w:rFonts w:ascii="Century" w:eastAsia="ＭＳ 明朝" w:hAnsi="Century" w:cs="Times New Roman"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4" w15:restartNumberingAfterBreak="0">
    <w:nsid w:val="6C1068C0"/>
    <w:multiLevelType w:val="hybridMultilevel"/>
    <w:tmpl w:val="604A5BD4"/>
    <w:lvl w:ilvl="0" w:tplc="A4EA354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43593966">
    <w:abstractNumId w:val="2"/>
  </w:num>
  <w:num w:numId="2" w16cid:durableId="2014451343">
    <w:abstractNumId w:val="0"/>
  </w:num>
  <w:num w:numId="3" w16cid:durableId="2016884904">
    <w:abstractNumId w:val="3"/>
  </w:num>
  <w:num w:numId="4" w16cid:durableId="2047828721">
    <w:abstractNumId w:val="1"/>
  </w:num>
  <w:num w:numId="5" w16cid:durableId="14244985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橋本　保彦">
    <w15:presenceInfo w15:providerId="AD" w15:userId="S::py151101@pharm.kobegakuin.ac.jp::542021bf-fb9f-4237-8956-f1d6f238ab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grammar="clean"/>
  <w:trackRevisions/>
  <w:defaultTabStop w:val="851"/>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32"/>
    <w:rsid w:val="00012DA1"/>
    <w:rsid w:val="00051E6D"/>
    <w:rsid w:val="000A5452"/>
    <w:rsid w:val="000A75C1"/>
    <w:rsid w:val="000C0EDC"/>
    <w:rsid w:val="000C6F5F"/>
    <w:rsid w:val="000E6E79"/>
    <w:rsid w:val="000F499B"/>
    <w:rsid w:val="00121B47"/>
    <w:rsid w:val="00136D91"/>
    <w:rsid w:val="00160FD0"/>
    <w:rsid w:val="00170577"/>
    <w:rsid w:val="00183621"/>
    <w:rsid w:val="001A4E8B"/>
    <w:rsid w:val="001D2EC6"/>
    <w:rsid w:val="001D7556"/>
    <w:rsid w:val="001F7EB8"/>
    <w:rsid w:val="00202804"/>
    <w:rsid w:val="00210470"/>
    <w:rsid w:val="0021479C"/>
    <w:rsid w:val="00217032"/>
    <w:rsid w:val="00231742"/>
    <w:rsid w:val="0023284A"/>
    <w:rsid w:val="00245604"/>
    <w:rsid w:val="00274AB3"/>
    <w:rsid w:val="00280750"/>
    <w:rsid w:val="00292B57"/>
    <w:rsid w:val="002A2D80"/>
    <w:rsid w:val="002A78AA"/>
    <w:rsid w:val="002C150E"/>
    <w:rsid w:val="002D3252"/>
    <w:rsid w:val="002E7EC1"/>
    <w:rsid w:val="002F6BC1"/>
    <w:rsid w:val="002F711D"/>
    <w:rsid w:val="003666CB"/>
    <w:rsid w:val="00390731"/>
    <w:rsid w:val="003B2D73"/>
    <w:rsid w:val="003C6783"/>
    <w:rsid w:val="003D6DF3"/>
    <w:rsid w:val="003D7AC2"/>
    <w:rsid w:val="003E65D7"/>
    <w:rsid w:val="003F0117"/>
    <w:rsid w:val="00405AA9"/>
    <w:rsid w:val="00420907"/>
    <w:rsid w:val="00456545"/>
    <w:rsid w:val="00491B87"/>
    <w:rsid w:val="004A4A6A"/>
    <w:rsid w:val="004B05DF"/>
    <w:rsid w:val="004C50FF"/>
    <w:rsid w:val="004D63BD"/>
    <w:rsid w:val="004E4DD3"/>
    <w:rsid w:val="004E724F"/>
    <w:rsid w:val="004F78C3"/>
    <w:rsid w:val="005150C7"/>
    <w:rsid w:val="00521100"/>
    <w:rsid w:val="00521C91"/>
    <w:rsid w:val="00534490"/>
    <w:rsid w:val="00541CDC"/>
    <w:rsid w:val="00544F3E"/>
    <w:rsid w:val="00547DA3"/>
    <w:rsid w:val="005524C0"/>
    <w:rsid w:val="005536DB"/>
    <w:rsid w:val="00554641"/>
    <w:rsid w:val="005A007C"/>
    <w:rsid w:val="005A6615"/>
    <w:rsid w:val="005B54CA"/>
    <w:rsid w:val="005B69DC"/>
    <w:rsid w:val="005C1981"/>
    <w:rsid w:val="005C667E"/>
    <w:rsid w:val="005D0A22"/>
    <w:rsid w:val="005E1FEE"/>
    <w:rsid w:val="005E26DD"/>
    <w:rsid w:val="005E5D26"/>
    <w:rsid w:val="005F4A3F"/>
    <w:rsid w:val="00605CB1"/>
    <w:rsid w:val="006156FA"/>
    <w:rsid w:val="00625E7E"/>
    <w:rsid w:val="00627393"/>
    <w:rsid w:val="00630416"/>
    <w:rsid w:val="00640E76"/>
    <w:rsid w:val="00644A92"/>
    <w:rsid w:val="00656FF9"/>
    <w:rsid w:val="00666206"/>
    <w:rsid w:val="0068439D"/>
    <w:rsid w:val="00687AEA"/>
    <w:rsid w:val="006A1441"/>
    <w:rsid w:val="006C5AA6"/>
    <w:rsid w:val="006D18A5"/>
    <w:rsid w:val="006D347D"/>
    <w:rsid w:val="006E5C29"/>
    <w:rsid w:val="006F4E5F"/>
    <w:rsid w:val="007170E1"/>
    <w:rsid w:val="0072543D"/>
    <w:rsid w:val="00732206"/>
    <w:rsid w:val="00732B9D"/>
    <w:rsid w:val="00741FA8"/>
    <w:rsid w:val="00750015"/>
    <w:rsid w:val="00755B09"/>
    <w:rsid w:val="00757B4F"/>
    <w:rsid w:val="0078787B"/>
    <w:rsid w:val="00793D62"/>
    <w:rsid w:val="00795821"/>
    <w:rsid w:val="007B09C3"/>
    <w:rsid w:val="007C36BE"/>
    <w:rsid w:val="007C4408"/>
    <w:rsid w:val="007F3B32"/>
    <w:rsid w:val="008368A1"/>
    <w:rsid w:val="0086458F"/>
    <w:rsid w:val="00867849"/>
    <w:rsid w:val="00891AB6"/>
    <w:rsid w:val="00893D13"/>
    <w:rsid w:val="008A1D60"/>
    <w:rsid w:val="008A38EF"/>
    <w:rsid w:val="008A7E9E"/>
    <w:rsid w:val="008B22FD"/>
    <w:rsid w:val="008E15DC"/>
    <w:rsid w:val="008E7052"/>
    <w:rsid w:val="008F6ABD"/>
    <w:rsid w:val="008F76CA"/>
    <w:rsid w:val="009006E9"/>
    <w:rsid w:val="0090512C"/>
    <w:rsid w:val="009736F1"/>
    <w:rsid w:val="0097482E"/>
    <w:rsid w:val="00976849"/>
    <w:rsid w:val="009C21A1"/>
    <w:rsid w:val="009F317A"/>
    <w:rsid w:val="009F6CB1"/>
    <w:rsid w:val="009F713A"/>
    <w:rsid w:val="00A04B6A"/>
    <w:rsid w:val="00A23C38"/>
    <w:rsid w:val="00A305FB"/>
    <w:rsid w:val="00A31EE5"/>
    <w:rsid w:val="00A404C8"/>
    <w:rsid w:val="00A42CE4"/>
    <w:rsid w:val="00A758E7"/>
    <w:rsid w:val="00A8799A"/>
    <w:rsid w:val="00A943C6"/>
    <w:rsid w:val="00A94DD1"/>
    <w:rsid w:val="00AC36CB"/>
    <w:rsid w:val="00AC68F3"/>
    <w:rsid w:val="00AD18D7"/>
    <w:rsid w:val="00AE5E40"/>
    <w:rsid w:val="00AF0052"/>
    <w:rsid w:val="00B01EEE"/>
    <w:rsid w:val="00B05E9E"/>
    <w:rsid w:val="00B219DE"/>
    <w:rsid w:val="00B24FA2"/>
    <w:rsid w:val="00B60F27"/>
    <w:rsid w:val="00B64B23"/>
    <w:rsid w:val="00B716C5"/>
    <w:rsid w:val="00B753EA"/>
    <w:rsid w:val="00B83F7B"/>
    <w:rsid w:val="00B85EE9"/>
    <w:rsid w:val="00B926EC"/>
    <w:rsid w:val="00BA7363"/>
    <w:rsid w:val="00BC0044"/>
    <w:rsid w:val="00BC7A42"/>
    <w:rsid w:val="00BF2D62"/>
    <w:rsid w:val="00C036BD"/>
    <w:rsid w:val="00C4248E"/>
    <w:rsid w:val="00C6416F"/>
    <w:rsid w:val="00C64545"/>
    <w:rsid w:val="00C84137"/>
    <w:rsid w:val="00CA680B"/>
    <w:rsid w:val="00CC15D4"/>
    <w:rsid w:val="00CC61AF"/>
    <w:rsid w:val="00CD6A8B"/>
    <w:rsid w:val="00CF3A57"/>
    <w:rsid w:val="00CF671F"/>
    <w:rsid w:val="00D048FD"/>
    <w:rsid w:val="00D05FFD"/>
    <w:rsid w:val="00D11D29"/>
    <w:rsid w:val="00D13077"/>
    <w:rsid w:val="00D13321"/>
    <w:rsid w:val="00D16F7B"/>
    <w:rsid w:val="00D20806"/>
    <w:rsid w:val="00D42F98"/>
    <w:rsid w:val="00D50302"/>
    <w:rsid w:val="00DB6D5B"/>
    <w:rsid w:val="00DC04CE"/>
    <w:rsid w:val="00DC15ED"/>
    <w:rsid w:val="00DD6CE2"/>
    <w:rsid w:val="00DE03BB"/>
    <w:rsid w:val="00DE0E5C"/>
    <w:rsid w:val="00DE5827"/>
    <w:rsid w:val="00DF5C95"/>
    <w:rsid w:val="00E02CB7"/>
    <w:rsid w:val="00E03054"/>
    <w:rsid w:val="00E11515"/>
    <w:rsid w:val="00E159D1"/>
    <w:rsid w:val="00E47CB8"/>
    <w:rsid w:val="00E54266"/>
    <w:rsid w:val="00E639EB"/>
    <w:rsid w:val="00E66AAB"/>
    <w:rsid w:val="00E75A6A"/>
    <w:rsid w:val="00E76A9E"/>
    <w:rsid w:val="00E76D31"/>
    <w:rsid w:val="00E80C7E"/>
    <w:rsid w:val="00E92DD2"/>
    <w:rsid w:val="00EA0BBD"/>
    <w:rsid w:val="00EA26B1"/>
    <w:rsid w:val="00EC74F0"/>
    <w:rsid w:val="00ED104D"/>
    <w:rsid w:val="00ED33F6"/>
    <w:rsid w:val="00EF3A6D"/>
    <w:rsid w:val="00EF3D3D"/>
    <w:rsid w:val="00F03287"/>
    <w:rsid w:val="00F352CC"/>
    <w:rsid w:val="00F40A8B"/>
    <w:rsid w:val="00F639CD"/>
    <w:rsid w:val="00F723E3"/>
    <w:rsid w:val="00F844E4"/>
    <w:rsid w:val="00F863B7"/>
    <w:rsid w:val="00F94DE2"/>
    <w:rsid w:val="00F96D6F"/>
    <w:rsid w:val="00FA5D4E"/>
    <w:rsid w:val="00FB4BBA"/>
    <w:rsid w:val="00FB7A79"/>
    <w:rsid w:val="00FC6B42"/>
    <w:rsid w:val="00FD54B1"/>
    <w:rsid w:val="00FE0C13"/>
    <w:rsid w:val="00FF78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7F2812E"/>
  <w15:chartTrackingRefBased/>
  <w15:docId w15:val="{B20A7BFC-1A1B-4EF3-B2E7-D80CBC08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rFonts w:ascii="ｺﾞｼｯｸ"/>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styleId="a4">
    <w:name w:val="header"/>
    <w:basedOn w:val="a"/>
    <w:semiHidden/>
    <w:pPr>
      <w:tabs>
        <w:tab w:val="center" w:pos="4252"/>
        <w:tab w:val="right" w:pos="8504"/>
      </w:tabs>
      <w:snapToGrid w:val="0"/>
    </w:pPr>
  </w:style>
  <w:style w:type="paragraph" w:styleId="a5">
    <w:name w:val="footer"/>
    <w:basedOn w:val="a"/>
    <w:semiHidden/>
    <w:pPr>
      <w:tabs>
        <w:tab w:val="center" w:pos="4252"/>
        <w:tab w:val="right" w:pos="8504"/>
      </w:tabs>
      <w:snapToGrid w:val="0"/>
    </w:pPr>
  </w:style>
  <w:style w:type="table" w:styleId="a6">
    <w:name w:val="Table Grid"/>
    <w:basedOn w:val="a1"/>
    <w:uiPriority w:val="59"/>
    <w:rsid w:val="0001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5E26DD"/>
    <w:rPr>
      <w:rFonts w:ascii="Arial" w:eastAsia="ＭＳ ゴシック" w:hAnsi="Arial"/>
      <w:sz w:val="18"/>
      <w:szCs w:val="18"/>
    </w:rPr>
  </w:style>
  <w:style w:type="character" w:customStyle="1" w:styleId="a8">
    <w:name w:val="吹き出し (文字)"/>
    <w:link w:val="a7"/>
    <w:uiPriority w:val="99"/>
    <w:semiHidden/>
    <w:rsid w:val="005E26DD"/>
    <w:rPr>
      <w:rFonts w:ascii="Arial" w:eastAsia="ＭＳ ゴシック" w:hAnsi="Arial" w:cs="Times New Roman"/>
      <w:kern w:val="2"/>
      <w:sz w:val="18"/>
      <w:szCs w:val="18"/>
    </w:rPr>
  </w:style>
  <w:style w:type="paragraph" w:styleId="a9">
    <w:name w:val="List Paragraph"/>
    <w:basedOn w:val="a"/>
    <w:uiPriority w:val="34"/>
    <w:qFormat/>
    <w:rsid w:val="007170E1"/>
    <w:pPr>
      <w:ind w:leftChars="400" w:left="840"/>
    </w:pPr>
  </w:style>
  <w:style w:type="character" w:styleId="aa">
    <w:name w:val="Strong"/>
    <w:basedOn w:val="a0"/>
    <w:uiPriority w:val="22"/>
    <w:qFormat/>
    <w:rsid w:val="00A943C6"/>
    <w:rPr>
      <w:b/>
      <w:bCs/>
    </w:rPr>
  </w:style>
  <w:style w:type="paragraph" w:styleId="ab">
    <w:name w:val="Revision"/>
    <w:hidden/>
    <w:uiPriority w:val="99"/>
    <w:semiHidden/>
    <w:rsid w:val="00E11515"/>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1E9F6-7DDB-44D4-A099-9D378E83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5</Pages>
  <Words>3395</Words>
  <Characters>3634</Characters>
  <Application>Microsoft Office Word</Application>
  <DocSecurity>0</DocSecurity>
  <Lines>181</Lines>
  <Paragraphs>180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神戸学院大学</dc:creator>
  <cp:keywords/>
  <cp:lastModifiedBy>橋本　保彦</cp:lastModifiedBy>
  <cp:revision>67</cp:revision>
  <cp:lastPrinted>2026-01-09T08:16:00Z</cp:lastPrinted>
  <dcterms:created xsi:type="dcterms:W3CDTF">2025-11-18T08:31:00Z</dcterms:created>
  <dcterms:modified xsi:type="dcterms:W3CDTF">2026-01-11T07:36:00Z</dcterms:modified>
</cp:coreProperties>
</file>